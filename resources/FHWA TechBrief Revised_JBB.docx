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52E6" w:rsidRDefault="004752E6" w:rsidP="004752E6">
      <w:pPr>
        <w:pStyle w:val="Heading1"/>
        <w:spacing w:before="0" w:after="120" w:line="240" w:lineRule="auto"/>
        <w:ind w:hanging="270"/>
        <w:jc w:val="center"/>
        <w:rPr>
          <w:sz w:val="40"/>
          <w:szCs w:val="40"/>
        </w:rPr>
      </w:pPr>
      <w:r w:rsidRPr="004752E6">
        <w:rPr>
          <w:color w:val="1F497D"/>
          <w:sz w:val="40"/>
          <w:szCs w:val="40"/>
          <w:shd w:val="clear" w:color="auto" w:fill="FFFFFF"/>
        </w:rPr>
        <w:t xml:space="preserve">Proof-Level Load Testing of Bridges with Unknown </w:t>
      </w:r>
      <w:r w:rsidR="00005CA0">
        <w:rPr>
          <w:color w:val="1F497D"/>
          <w:sz w:val="40"/>
          <w:szCs w:val="40"/>
          <w:shd w:val="clear" w:color="auto" w:fill="FFFFFF"/>
        </w:rPr>
        <w:t>Properties</w:t>
      </w:r>
      <w:r w:rsidR="00005CA0" w:rsidRPr="004752E6">
        <w:rPr>
          <w:color w:val="1F497D"/>
          <w:sz w:val="40"/>
          <w:szCs w:val="40"/>
          <w:shd w:val="clear" w:color="auto" w:fill="FFFFFF"/>
        </w:rPr>
        <w:t xml:space="preserve"> </w:t>
      </w:r>
      <w:r w:rsidRPr="004752E6">
        <w:rPr>
          <w:color w:val="1F497D"/>
          <w:sz w:val="40"/>
          <w:szCs w:val="40"/>
          <w:shd w:val="clear" w:color="auto" w:fill="FFFFFF"/>
        </w:rPr>
        <w:t>by Structural Identification</w:t>
      </w:r>
    </w:p>
    <w:p w:rsidR="004752E6" w:rsidRDefault="004752E6" w:rsidP="004752E6">
      <w:pPr>
        <w:pStyle w:val="Heading1"/>
        <w:spacing w:before="0" w:after="120" w:line="240" w:lineRule="auto"/>
        <w:ind w:hanging="270"/>
        <w:rPr>
          <w:sz w:val="40"/>
          <w:szCs w:val="40"/>
        </w:rPr>
      </w:pPr>
    </w:p>
    <w:p w:rsidR="001310E5" w:rsidRPr="004752E6" w:rsidRDefault="001310E5" w:rsidP="004752E6">
      <w:pPr>
        <w:pStyle w:val="Heading1"/>
        <w:spacing w:before="0" w:after="120" w:line="240" w:lineRule="auto"/>
        <w:rPr>
          <w:sz w:val="40"/>
          <w:szCs w:val="40"/>
        </w:rPr>
      </w:pPr>
      <w:r>
        <w:t>Introduction</w:t>
      </w:r>
    </w:p>
    <w:p w:rsidR="00177DF0" w:rsidRDefault="00177DF0" w:rsidP="00575983">
      <w:pPr>
        <w:pStyle w:val="Default"/>
        <w:spacing w:after="120" w:line="276" w:lineRule="auto"/>
        <w:rPr>
          <w:rFonts w:asciiTheme="minorHAnsi" w:hAnsiTheme="minorHAnsi" w:cstheme="minorHAnsi"/>
          <w:sz w:val="22"/>
          <w:szCs w:val="22"/>
        </w:rPr>
      </w:pPr>
      <w:r>
        <w:rPr>
          <w:rFonts w:asciiTheme="minorHAnsi" w:hAnsiTheme="minorHAnsi" w:cstheme="minorHAnsi"/>
          <w:sz w:val="22"/>
          <w:szCs w:val="22"/>
        </w:rPr>
        <w:t>AASHT</w:t>
      </w:r>
      <w:r w:rsidR="00722B28">
        <w:rPr>
          <w:rFonts w:asciiTheme="minorHAnsi" w:hAnsiTheme="minorHAnsi" w:cstheme="minorHAnsi"/>
          <w:sz w:val="22"/>
          <w:szCs w:val="22"/>
        </w:rPr>
        <w:t xml:space="preserve">O Manual for Bridge Evaluation </w:t>
      </w:r>
      <w:r>
        <w:rPr>
          <w:rFonts w:asciiTheme="minorHAnsi" w:hAnsiTheme="minorHAnsi" w:cstheme="minorHAnsi"/>
          <w:sz w:val="22"/>
          <w:szCs w:val="22"/>
        </w:rPr>
        <w:t>guides the inspection, analysis and calculations for determining load rating and for reviewing overload permit applications</w:t>
      </w:r>
      <w:sdt>
        <w:sdtPr>
          <w:rPr>
            <w:rFonts w:asciiTheme="minorHAnsi" w:hAnsiTheme="minorHAnsi" w:cstheme="minorHAnsi"/>
            <w:sz w:val="22"/>
            <w:szCs w:val="22"/>
          </w:rPr>
          <w:id w:val="-483234230"/>
          <w:citation/>
        </w:sdtPr>
        <w:sdtEndPr/>
        <w:sdtContent>
          <w:r w:rsidR="00722B28">
            <w:rPr>
              <w:rFonts w:asciiTheme="minorHAnsi" w:hAnsiTheme="minorHAnsi" w:cstheme="minorHAnsi"/>
              <w:sz w:val="22"/>
              <w:szCs w:val="22"/>
            </w:rPr>
            <w:fldChar w:fldCharType="begin"/>
          </w:r>
          <w:r w:rsidR="00722B28">
            <w:rPr>
              <w:rFonts w:asciiTheme="minorHAnsi" w:hAnsiTheme="minorHAnsi" w:cstheme="minorHAnsi"/>
              <w:sz w:val="22"/>
              <w:szCs w:val="22"/>
            </w:rPr>
            <w:instrText xml:space="preserve"> CITATION AAS11 \l 1033 </w:instrText>
          </w:r>
          <w:r w:rsidR="00722B28">
            <w:rPr>
              <w:rFonts w:asciiTheme="minorHAnsi" w:hAnsiTheme="minorHAnsi" w:cstheme="minorHAnsi"/>
              <w:sz w:val="22"/>
              <w:szCs w:val="22"/>
            </w:rPr>
            <w:fldChar w:fldCharType="separate"/>
          </w:r>
          <w:r w:rsidR="00D97863">
            <w:rPr>
              <w:rFonts w:asciiTheme="minorHAnsi" w:hAnsiTheme="minorHAnsi" w:cstheme="minorHAnsi"/>
              <w:noProof/>
              <w:sz w:val="22"/>
              <w:szCs w:val="22"/>
            </w:rPr>
            <w:t xml:space="preserve"> </w:t>
          </w:r>
          <w:r w:rsidR="00D97863" w:rsidRPr="00D97863">
            <w:rPr>
              <w:rFonts w:asciiTheme="minorHAnsi" w:hAnsiTheme="minorHAnsi" w:cstheme="minorHAnsi"/>
              <w:noProof/>
              <w:sz w:val="22"/>
              <w:szCs w:val="22"/>
            </w:rPr>
            <w:t>(AASHTO 2011)</w:t>
          </w:r>
          <w:r w:rsidR="00722B28">
            <w:rPr>
              <w:rFonts w:asciiTheme="minorHAnsi" w:hAnsiTheme="minorHAnsi" w:cstheme="minorHAnsi"/>
              <w:sz w:val="22"/>
              <w:szCs w:val="22"/>
            </w:rPr>
            <w:fldChar w:fldCharType="end"/>
          </w:r>
        </w:sdtContent>
      </w:sdt>
      <w:r>
        <w:rPr>
          <w:rFonts w:asciiTheme="minorHAnsi" w:hAnsiTheme="minorHAnsi" w:cstheme="minorHAnsi"/>
          <w:sz w:val="22"/>
          <w:szCs w:val="22"/>
        </w:rPr>
        <w:t>. Load ratings in conjunction with inspection findings are expected to assist in determining a need for posting, strengthening or closure of a bridge. Load rating may be based on approximate or refined methods of analysis</w:t>
      </w:r>
      <w:r w:rsidR="00192763">
        <w:rPr>
          <w:rFonts w:asciiTheme="minorHAnsi" w:hAnsiTheme="minorHAnsi" w:cstheme="minorHAnsi"/>
          <w:sz w:val="22"/>
          <w:szCs w:val="22"/>
        </w:rPr>
        <w:t xml:space="preserve"> unless load testing is leveraged</w:t>
      </w:r>
      <w:r>
        <w:rPr>
          <w:rFonts w:asciiTheme="minorHAnsi" w:hAnsiTheme="minorHAnsi" w:cstheme="minorHAnsi"/>
          <w:sz w:val="22"/>
          <w:szCs w:val="22"/>
        </w:rPr>
        <w:t xml:space="preserve">. In an approximate method of analysis, the bridge is modeled as a line-girder, </w:t>
      </w:r>
      <w:r w:rsidR="00192763">
        <w:rPr>
          <w:rFonts w:asciiTheme="minorHAnsi" w:hAnsiTheme="minorHAnsi" w:cstheme="minorHAnsi"/>
          <w:sz w:val="22"/>
          <w:szCs w:val="22"/>
        </w:rPr>
        <w:t>with its share of l</w:t>
      </w:r>
      <w:r>
        <w:rPr>
          <w:rFonts w:asciiTheme="minorHAnsi" w:hAnsiTheme="minorHAnsi" w:cstheme="minorHAnsi"/>
          <w:sz w:val="22"/>
          <w:szCs w:val="22"/>
        </w:rPr>
        <w:t>oad</w:t>
      </w:r>
      <w:r w:rsidR="00192763">
        <w:rPr>
          <w:rFonts w:asciiTheme="minorHAnsi" w:hAnsiTheme="minorHAnsi" w:cstheme="minorHAnsi"/>
          <w:sz w:val="22"/>
          <w:szCs w:val="22"/>
        </w:rPr>
        <w:t xml:space="preserve">ing </w:t>
      </w:r>
      <w:r>
        <w:rPr>
          <w:rFonts w:asciiTheme="minorHAnsi" w:hAnsiTheme="minorHAnsi" w:cstheme="minorHAnsi"/>
          <w:sz w:val="22"/>
          <w:szCs w:val="22"/>
        </w:rPr>
        <w:t xml:space="preserve">assigned based on </w:t>
      </w:r>
      <w:r w:rsidR="00192763">
        <w:rPr>
          <w:rFonts w:asciiTheme="minorHAnsi" w:hAnsiTheme="minorHAnsi" w:cstheme="minorHAnsi"/>
          <w:sz w:val="22"/>
          <w:szCs w:val="22"/>
        </w:rPr>
        <w:t xml:space="preserve">the </w:t>
      </w:r>
      <w:r>
        <w:rPr>
          <w:rFonts w:asciiTheme="minorHAnsi" w:hAnsiTheme="minorHAnsi" w:cstheme="minorHAnsi"/>
          <w:sz w:val="22"/>
          <w:szCs w:val="22"/>
        </w:rPr>
        <w:t xml:space="preserve">distribution factors used in design. </w:t>
      </w:r>
      <w:r w:rsidR="00192763">
        <w:rPr>
          <w:rFonts w:asciiTheme="minorHAnsi" w:hAnsiTheme="minorHAnsi" w:cstheme="minorHAnsi"/>
          <w:sz w:val="22"/>
          <w:szCs w:val="22"/>
        </w:rPr>
        <w:t>In the case of refined analysis, the stiffness of each element of a bridge needs to be explicitly represented in an analytical model</w:t>
      </w:r>
      <w:r w:rsidR="00E8706D">
        <w:rPr>
          <w:rFonts w:asciiTheme="minorHAnsi" w:hAnsiTheme="minorHAnsi" w:cstheme="minorHAnsi"/>
          <w:sz w:val="22"/>
          <w:szCs w:val="22"/>
        </w:rPr>
        <w:t>. Finite element modelling is commonly employed for this purpose</w:t>
      </w:r>
      <w:r w:rsidR="00192763">
        <w:rPr>
          <w:rFonts w:asciiTheme="minorHAnsi" w:hAnsiTheme="minorHAnsi" w:cstheme="minorHAnsi"/>
          <w:sz w:val="22"/>
          <w:szCs w:val="22"/>
        </w:rPr>
        <w:t xml:space="preserve">. </w:t>
      </w:r>
      <w:r w:rsidR="00575983">
        <w:rPr>
          <w:rFonts w:asciiTheme="minorHAnsi" w:hAnsiTheme="minorHAnsi" w:cstheme="minorHAnsi"/>
          <w:sz w:val="22"/>
          <w:szCs w:val="22"/>
        </w:rPr>
        <w:t xml:space="preserve">It is well known that a FEM will require many assumptions regarding the geometry, materials, </w:t>
      </w:r>
      <w:r w:rsidR="00305945">
        <w:rPr>
          <w:rFonts w:asciiTheme="minorHAnsi" w:hAnsiTheme="minorHAnsi" w:cstheme="minorHAnsi"/>
          <w:sz w:val="22"/>
          <w:szCs w:val="22"/>
        </w:rPr>
        <w:t xml:space="preserve">as well as </w:t>
      </w:r>
      <w:r w:rsidR="00575983">
        <w:rPr>
          <w:rFonts w:asciiTheme="minorHAnsi" w:hAnsiTheme="minorHAnsi" w:cstheme="minorHAnsi"/>
          <w:sz w:val="22"/>
          <w:szCs w:val="22"/>
        </w:rPr>
        <w:t>boundary and con</w:t>
      </w:r>
      <w:r w:rsidR="00305945">
        <w:rPr>
          <w:rFonts w:asciiTheme="minorHAnsi" w:hAnsiTheme="minorHAnsi" w:cstheme="minorHAnsi"/>
          <w:sz w:val="22"/>
          <w:szCs w:val="22"/>
        </w:rPr>
        <w:t>tinuity conditions of a bridge. Furthermore, each assumption will influence the results to some degree. A</w:t>
      </w:r>
      <w:r w:rsidR="00575983">
        <w:rPr>
          <w:rFonts w:asciiTheme="minorHAnsi" w:hAnsiTheme="minorHAnsi" w:cstheme="minorHAnsi"/>
          <w:sz w:val="22"/>
          <w:szCs w:val="22"/>
        </w:rPr>
        <w:t>nalysis results may</w:t>
      </w:r>
      <w:r w:rsidR="00305945">
        <w:rPr>
          <w:rFonts w:asciiTheme="minorHAnsi" w:hAnsiTheme="minorHAnsi" w:cstheme="minorHAnsi"/>
          <w:sz w:val="22"/>
          <w:szCs w:val="22"/>
        </w:rPr>
        <w:t xml:space="preserve"> further</w:t>
      </w:r>
      <w:r w:rsidR="00575983">
        <w:rPr>
          <w:rFonts w:asciiTheme="minorHAnsi" w:hAnsiTheme="minorHAnsi" w:cstheme="minorHAnsi"/>
          <w:sz w:val="22"/>
          <w:szCs w:val="22"/>
        </w:rPr>
        <w:t xml:space="preserve"> vary depending on the FEM selection, mesh size and configuration. </w:t>
      </w:r>
      <w:r w:rsidR="00AD234C">
        <w:rPr>
          <w:rFonts w:asciiTheme="minorHAnsi" w:hAnsiTheme="minorHAnsi" w:cstheme="minorHAnsi"/>
          <w:sz w:val="22"/>
          <w:szCs w:val="22"/>
        </w:rPr>
        <w:t xml:space="preserve">Much greater errors should be expected if a bridge has </w:t>
      </w:r>
      <w:commentRangeStart w:id="0"/>
      <w:r w:rsidR="00AD234C">
        <w:rPr>
          <w:rFonts w:asciiTheme="minorHAnsi" w:hAnsiTheme="minorHAnsi" w:cstheme="minorHAnsi"/>
          <w:sz w:val="22"/>
          <w:szCs w:val="22"/>
        </w:rPr>
        <w:t>unknown properties and deterioration</w:t>
      </w:r>
      <w:commentRangeEnd w:id="0"/>
      <w:r w:rsidR="00B337D0">
        <w:rPr>
          <w:rStyle w:val="CommentReference"/>
          <w:rFonts w:asciiTheme="minorHAnsi" w:hAnsiTheme="minorHAnsi" w:cstheme="minorBidi"/>
          <w:color w:val="auto"/>
        </w:rPr>
        <w:commentReference w:id="0"/>
      </w:r>
      <w:r w:rsidR="00AD234C">
        <w:rPr>
          <w:rFonts w:asciiTheme="minorHAnsi" w:hAnsiTheme="minorHAnsi" w:cstheme="minorHAnsi"/>
          <w:sz w:val="22"/>
          <w:szCs w:val="22"/>
        </w:rPr>
        <w:t xml:space="preserve">. </w:t>
      </w:r>
      <w:r w:rsidR="00575983">
        <w:rPr>
          <w:rFonts w:asciiTheme="minorHAnsi" w:hAnsiTheme="minorHAnsi" w:cstheme="minorHAnsi"/>
          <w:sz w:val="22"/>
          <w:szCs w:val="22"/>
        </w:rPr>
        <w:t xml:space="preserve">Obviously, without an analysis model that reflects the as-is dimensions, conditions, movement systems, continuity and supports, the results of load rating analyses may have unacceptable levels of uncertainty. </w:t>
      </w:r>
    </w:p>
    <w:p w:rsidR="0028716B" w:rsidRPr="0028716B" w:rsidRDefault="0028716B" w:rsidP="0028716B">
      <w:pPr>
        <w:pStyle w:val="Default"/>
        <w:spacing w:after="120" w:line="276" w:lineRule="auto"/>
        <w:rPr>
          <w:rFonts w:asciiTheme="minorHAnsi" w:hAnsiTheme="minorHAnsi" w:cstheme="minorHAnsi"/>
          <w:sz w:val="22"/>
          <w:szCs w:val="22"/>
        </w:rPr>
      </w:pPr>
      <w:r>
        <w:rPr>
          <w:rFonts w:asciiTheme="minorHAnsi" w:hAnsiTheme="minorHAnsi" w:cstheme="minorHAnsi"/>
          <w:sz w:val="22"/>
          <w:szCs w:val="22"/>
        </w:rPr>
        <w:t>The 2</w:t>
      </w:r>
      <w:r w:rsidR="00305945">
        <w:rPr>
          <w:rFonts w:asciiTheme="minorHAnsi" w:hAnsiTheme="minorHAnsi" w:cstheme="minorHAnsi"/>
          <w:sz w:val="22"/>
          <w:szCs w:val="22"/>
        </w:rPr>
        <w:t>014</w:t>
      </w:r>
      <w:r>
        <w:rPr>
          <w:rFonts w:asciiTheme="minorHAnsi" w:hAnsiTheme="minorHAnsi" w:cstheme="minorHAnsi"/>
          <w:sz w:val="22"/>
          <w:szCs w:val="22"/>
        </w:rPr>
        <w:t xml:space="preserve"> </w:t>
      </w:r>
      <w:r w:rsidR="00522714" w:rsidRPr="0028716B">
        <w:rPr>
          <w:rFonts w:asciiTheme="minorHAnsi" w:eastAsia="Calibri" w:hAnsiTheme="minorHAnsi" w:cstheme="minorHAnsi"/>
          <w:sz w:val="22"/>
          <w:szCs w:val="22"/>
        </w:rPr>
        <w:t xml:space="preserve">National Bridge Inventory (NBI) included </w:t>
      </w:r>
      <w:r w:rsidR="00305945" w:rsidRPr="00305945">
        <w:rPr>
          <w:rFonts w:asciiTheme="minorHAnsi" w:eastAsia="Calibri" w:hAnsiTheme="minorHAnsi" w:cstheme="minorHAnsi"/>
          <w:sz w:val="22"/>
          <w:szCs w:val="22"/>
        </w:rPr>
        <w:t xml:space="preserve">610,749 </w:t>
      </w:r>
      <w:r w:rsidR="00522714" w:rsidRPr="0028716B">
        <w:rPr>
          <w:rFonts w:asciiTheme="minorHAnsi" w:hAnsiTheme="minorHAnsi" w:cstheme="minorHAnsi"/>
          <w:sz w:val="22"/>
          <w:szCs w:val="22"/>
        </w:rPr>
        <w:t xml:space="preserve">bridges and culverts </w:t>
      </w:r>
      <w:r w:rsidR="00522714" w:rsidRPr="0028716B">
        <w:rPr>
          <w:rFonts w:asciiTheme="minorHAnsi" w:eastAsia="Calibri" w:hAnsiTheme="minorHAnsi" w:cstheme="minorHAnsi"/>
          <w:sz w:val="22"/>
          <w:szCs w:val="22"/>
        </w:rPr>
        <w:t>with a span greater than 20 ft.</w:t>
      </w:r>
      <w:r>
        <w:rPr>
          <w:rFonts w:asciiTheme="minorHAnsi" w:eastAsia="Calibri" w:hAnsiTheme="minorHAnsi" w:cstheme="minorHAnsi"/>
          <w:sz w:val="22"/>
          <w:szCs w:val="22"/>
          <w:vertAlign w:val="superscript"/>
        </w:rPr>
        <w:t xml:space="preserve"> </w:t>
      </w:r>
      <w:r>
        <w:rPr>
          <w:rFonts w:asciiTheme="minorHAnsi" w:hAnsiTheme="minorHAnsi" w:cstheme="minorHAnsi"/>
          <w:sz w:val="22"/>
          <w:szCs w:val="22"/>
        </w:rPr>
        <w:t xml:space="preserve"> </w:t>
      </w:r>
      <w:r w:rsidR="00522714" w:rsidRPr="0028716B">
        <w:rPr>
          <w:rFonts w:asciiTheme="minorHAnsi" w:hAnsiTheme="minorHAnsi" w:cstheme="minorHAnsi"/>
          <w:sz w:val="22"/>
          <w:szCs w:val="22"/>
        </w:rPr>
        <w:t xml:space="preserve">Of those structures, </w:t>
      </w:r>
      <w:r w:rsidR="00305945" w:rsidRPr="00305945">
        <w:rPr>
          <w:rFonts w:asciiTheme="minorHAnsi" w:hAnsiTheme="minorHAnsi" w:cstheme="minorHAnsi"/>
          <w:sz w:val="22"/>
          <w:szCs w:val="22"/>
        </w:rPr>
        <w:t xml:space="preserve">145,890 </w:t>
      </w:r>
      <w:r>
        <w:rPr>
          <w:rFonts w:asciiTheme="minorHAnsi" w:hAnsiTheme="minorHAnsi" w:cstheme="minorHAnsi"/>
          <w:sz w:val="22"/>
          <w:szCs w:val="22"/>
        </w:rPr>
        <w:t>bridges (</w:t>
      </w:r>
      <w:r w:rsidR="00305945">
        <w:rPr>
          <w:rFonts w:asciiTheme="minorHAnsi" w:hAnsiTheme="minorHAnsi" w:cstheme="minorHAnsi"/>
          <w:sz w:val="22"/>
          <w:szCs w:val="22"/>
        </w:rPr>
        <w:t>23.9%</w:t>
      </w:r>
      <w:r>
        <w:rPr>
          <w:rFonts w:asciiTheme="minorHAnsi" w:hAnsiTheme="minorHAnsi" w:cstheme="minorHAnsi"/>
          <w:sz w:val="22"/>
          <w:szCs w:val="22"/>
        </w:rPr>
        <w:t xml:space="preserve"> of the NBI) were indicated as structurally deficient or functionally obsolete</w:t>
      </w:r>
      <w:r w:rsidR="00177DF0">
        <w:rPr>
          <w:rFonts w:asciiTheme="minorHAnsi" w:hAnsiTheme="minorHAnsi" w:cstheme="minorHAnsi"/>
          <w:sz w:val="22"/>
          <w:szCs w:val="22"/>
        </w:rPr>
        <w:t xml:space="preserve">. </w:t>
      </w:r>
      <w:r>
        <w:rPr>
          <w:rFonts w:asciiTheme="minorHAnsi" w:hAnsiTheme="minorHAnsi" w:cstheme="minorHAnsi"/>
          <w:sz w:val="22"/>
          <w:szCs w:val="22"/>
        </w:rPr>
        <w:t xml:space="preserve"> </w:t>
      </w:r>
      <w:r w:rsidR="00B3525F">
        <w:rPr>
          <w:rFonts w:asciiTheme="minorHAnsi" w:hAnsiTheme="minorHAnsi" w:cstheme="minorHAnsi"/>
          <w:sz w:val="22"/>
          <w:szCs w:val="22"/>
        </w:rPr>
        <w:t xml:space="preserve">Furthermore, more than a half of the inventory corresponds to local bridges owned by Cities, Townships and Counties, of which 24% are structurally deficient or functionally obsolete, making up a large proportion of the </w:t>
      </w:r>
      <w:r w:rsidR="00177DF0">
        <w:rPr>
          <w:rFonts w:asciiTheme="minorHAnsi" w:hAnsiTheme="minorHAnsi" w:cstheme="minorHAnsi"/>
          <w:sz w:val="22"/>
          <w:szCs w:val="22"/>
        </w:rPr>
        <w:t xml:space="preserve">structurally deficient </w:t>
      </w:r>
      <w:r w:rsidR="00B3525F">
        <w:rPr>
          <w:rFonts w:asciiTheme="minorHAnsi" w:hAnsiTheme="minorHAnsi" w:cstheme="minorHAnsi"/>
          <w:sz w:val="22"/>
          <w:szCs w:val="22"/>
        </w:rPr>
        <w:t>bridges.</w:t>
      </w:r>
      <w:r w:rsidR="00177DF0" w:rsidRPr="00177DF0">
        <w:rPr>
          <w:rFonts w:asciiTheme="minorHAnsi" w:hAnsiTheme="minorHAnsi" w:cstheme="minorHAnsi"/>
          <w:sz w:val="22"/>
          <w:szCs w:val="22"/>
        </w:rPr>
        <w:t xml:space="preserve"> </w:t>
      </w:r>
      <w:r w:rsidR="00177DF0">
        <w:rPr>
          <w:rFonts w:asciiTheme="minorHAnsi" w:hAnsiTheme="minorHAnsi" w:cstheme="minorHAnsi"/>
          <w:sz w:val="22"/>
          <w:szCs w:val="22"/>
        </w:rPr>
        <w:t xml:space="preserve"> One of the reasons a bridge </w:t>
      </w:r>
      <w:r w:rsidR="00575983">
        <w:rPr>
          <w:rFonts w:asciiTheme="minorHAnsi" w:hAnsiTheme="minorHAnsi" w:cstheme="minorHAnsi"/>
          <w:sz w:val="22"/>
          <w:szCs w:val="22"/>
        </w:rPr>
        <w:t xml:space="preserve">may be considered </w:t>
      </w:r>
      <w:r w:rsidR="00177DF0">
        <w:rPr>
          <w:rFonts w:asciiTheme="minorHAnsi" w:hAnsiTheme="minorHAnsi" w:cstheme="minorHAnsi"/>
          <w:sz w:val="22"/>
          <w:szCs w:val="22"/>
        </w:rPr>
        <w:t xml:space="preserve">structurally deficient is posting.  </w:t>
      </w:r>
      <w:r w:rsidR="00177DF0" w:rsidRPr="0028716B">
        <w:rPr>
          <w:rFonts w:asciiTheme="minorHAnsi" w:hAnsiTheme="minorHAnsi" w:cstheme="minorHAnsi"/>
          <w:sz w:val="22"/>
          <w:szCs w:val="22"/>
        </w:rPr>
        <w:t xml:space="preserve">As of </w:t>
      </w:r>
      <w:r w:rsidR="0099765E">
        <w:rPr>
          <w:rFonts w:asciiTheme="minorHAnsi" w:hAnsiTheme="minorHAnsi" w:cstheme="minorHAnsi"/>
          <w:sz w:val="22"/>
          <w:szCs w:val="22"/>
        </w:rPr>
        <w:t>2014,</w:t>
      </w:r>
      <w:r w:rsidR="00177DF0" w:rsidRPr="0028716B">
        <w:rPr>
          <w:rFonts w:asciiTheme="minorHAnsi" w:hAnsiTheme="minorHAnsi" w:cstheme="minorHAnsi"/>
          <w:sz w:val="22"/>
          <w:szCs w:val="22"/>
        </w:rPr>
        <w:t xml:space="preserve"> </w:t>
      </w:r>
      <w:r w:rsidR="00177DF0" w:rsidRPr="00B3127E">
        <w:rPr>
          <w:rFonts w:asciiTheme="minorHAnsi" w:hAnsiTheme="minorHAnsi" w:cstheme="minorHAnsi"/>
          <w:sz w:val="22"/>
          <w:szCs w:val="22"/>
        </w:rPr>
        <w:t xml:space="preserve">over 10% </w:t>
      </w:r>
      <w:r w:rsidR="00177DF0" w:rsidRPr="0028716B">
        <w:rPr>
          <w:rFonts w:asciiTheme="minorHAnsi" w:hAnsiTheme="minorHAnsi" w:cstheme="minorHAnsi"/>
          <w:sz w:val="22"/>
          <w:szCs w:val="22"/>
        </w:rPr>
        <w:t>of this nation’s bridges and culverts are posted for less than their legal load</w:t>
      </w:r>
      <w:sdt>
        <w:sdtPr>
          <w:rPr>
            <w:rFonts w:asciiTheme="minorHAnsi" w:hAnsiTheme="minorHAnsi" w:cstheme="minorHAnsi"/>
            <w:sz w:val="22"/>
            <w:szCs w:val="22"/>
          </w:rPr>
          <w:id w:val="990363171"/>
          <w:citation/>
        </w:sdtPr>
        <w:sdtEndPr/>
        <w:sdtContent>
          <w:r w:rsidR="00B3127E">
            <w:rPr>
              <w:rFonts w:asciiTheme="minorHAnsi" w:hAnsiTheme="minorHAnsi" w:cstheme="minorHAnsi"/>
              <w:sz w:val="22"/>
              <w:szCs w:val="22"/>
            </w:rPr>
            <w:fldChar w:fldCharType="begin"/>
          </w:r>
          <w:r w:rsidR="00B3127E">
            <w:rPr>
              <w:rFonts w:asciiTheme="minorHAnsi" w:hAnsiTheme="minorHAnsi" w:cstheme="minorHAnsi"/>
              <w:sz w:val="22"/>
              <w:szCs w:val="22"/>
            </w:rPr>
            <w:instrText xml:space="preserve"> CITATION FHW14 \l 1033 </w:instrText>
          </w:r>
          <w:r w:rsidR="00B3127E">
            <w:rPr>
              <w:rFonts w:asciiTheme="minorHAnsi" w:hAnsiTheme="minorHAnsi" w:cstheme="minorHAnsi"/>
              <w:sz w:val="22"/>
              <w:szCs w:val="22"/>
            </w:rPr>
            <w:fldChar w:fldCharType="separate"/>
          </w:r>
          <w:r w:rsidR="00D97863">
            <w:rPr>
              <w:rFonts w:asciiTheme="minorHAnsi" w:hAnsiTheme="minorHAnsi" w:cstheme="minorHAnsi"/>
              <w:noProof/>
              <w:sz w:val="22"/>
              <w:szCs w:val="22"/>
            </w:rPr>
            <w:t xml:space="preserve"> </w:t>
          </w:r>
          <w:r w:rsidR="00D97863" w:rsidRPr="00D97863">
            <w:rPr>
              <w:rFonts w:asciiTheme="minorHAnsi" w:hAnsiTheme="minorHAnsi" w:cstheme="minorHAnsi"/>
              <w:noProof/>
              <w:sz w:val="22"/>
              <w:szCs w:val="22"/>
            </w:rPr>
            <w:t>(FHWA, U.S., Department of Transportation 2014)</w:t>
          </w:r>
          <w:r w:rsidR="00B3127E">
            <w:rPr>
              <w:rFonts w:asciiTheme="minorHAnsi" w:hAnsiTheme="minorHAnsi" w:cstheme="minorHAnsi"/>
              <w:sz w:val="22"/>
              <w:szCs w:val="22"/>
            </w:rPr>
            <w:fldChar w:fldCharType="end"/>
          </w:r>
        </w:sdtContent>
      </w:sdt>
      <w:r w:rsidR="00177DF0" w:rsidRPr="0028716B">
        <w:rPr>
          <w:rFonts w:asciiTheme="minorHAnsi" w:hAnsiTheme="minorHAnsi" w:cstheme="minorHAnsi"/>
          <w:sz w:val="22"/>
          <w:szCs w:val="22"/>
        </w:rPr>
        <w:t xml:space="preserve">. </w:t>
      </w:r>
      <w:r w:rsidR="005A7962">
        <w:rPr>
          <w:rFonts w:asciiTheme="minorHAnsi" w:hAnsiTheme="minorHAnsi" w:cstheme="minorHAnsi"/>
          <w:sz w:val="22"/>
          <w:szCs w:val="22"/>
        </w:rPr>
        <w:t>There are</w:t>
      </w:r>
      <w:r w:rsidR="00177DF0">
        <w:rPr>
          <w:rFonts w:asciiTheme="minorHAnsi" w:hAnsiTheme="minorHAnsi" w:cstheme="minorHAnsi"/>
          <w:sz w:val="22"/>
          <w:szCs w:val="22"/>
        </w:rPr>
        <w:t xml:space="preserve"> </w:t>
      </w:r>
      <w:r w:rsidR="00177DF0" w:rsidRPr="0028716B">
        <w:rPr>
          <w:rFonts w:asciiTheme="minorHAnsi" w:hAnsiTheme="minorHAnsi" w:cstheme="minorHAnsi"/>
          <w:sz w:val="22"/>
          <w:szCs w:val="22"/>
        </w:rPr>
        <w:t>many reasons for posting a highway bridge</w:t>
      </w:r>
      <w:r w:rsidR="00177DF0">
        <w:rPr>
          <w:rFonts w:asciiTheme="minorHAnsi" w:hAnsiTheme="minorHAnsi" w:cstheme="minorHAnsi"/>
          <w:sz w:val="22"/>
          <w:szCs w:val="22"/>
        </w:rPr>
        <w:t>, a</w:t>
      </w:r>
      <w:r w:rsidR="00177DF0" w:rsidRPr="0028716B">
        <w:rPr>
          <w:rFonts w:asciiTheme="minorHAnsi" w:hAnsiTheme="minorHAnsi" w:cstheme="minorHAnsi"/>
          <w:sz w:val="22"/>
          <w:szCs w:val="22"/>
        </w:rPr>
        <w:t xml:space="preserve"> common </w:t>
      </w:r>
      <w:r w:rsidR="00177DF0">
        <w:rPr>
          <w:rFonts w:asciiTheme="minorHAnsi" w:hAnsiTheme="minorHAnsi" w:cstheme="minorHAnsi"/>
          <w:sz w:val="22"/>
          <w:szCs w:val="22"/>
        </w:rPr>
        <w:t>one</w:t>
      </w:r>
      <w:r w:rsidR="005A7962">
        <w:rPr>
          <w:rFonts w:asciiTheme="minorHAnsi" w:hAnsiTheme="minorHAnsi" w:cstheme="minorHAnsi"/>
          <w:sz w:val="22"/>
          <w:szCs w:val="22"/>
        </w:rPr>
        <w:t xml:space="preserve"> of which</w:t>
      </w:r>
      <w:r w:rsidR="00177DF0">
        <w:rPr>
          <w:rFonts w:asciiTheme="minorHAnsi" w:hAnsiTheme="minorHAnsi" w:cstheme="minorHAnsi"/>
          <w:sz w:val="22"/>
          <w:szCs w:val="22"/>
        </w:rPr>
        <w:t xml:space="preserve"> </w:t>
      </w:r>
      <w:r w:rsidR="00177DF0" w:rsidRPr="0028716B">
        <w:rPr>
          <w:rFonts w:asciiTheme="minorHAnsi" w:hAnsiTheme="minorHAnsi" w:cstheme="minorHAnsi"/>
          <w:sz w:val="22"/>
          <w:szCs w:val="22"/>
        </w:rPr>
        <w:t>is a perceived loss of bridge capacity due to deterioration and damage.  Another</w:t>
      </w:r>
      <w:r w:rsidR="005A7962">
        <w:rPr>
          <w:rFonts w:asciiTheme="minorHAnsi" w:hAnsiTheme="minorHAnsi" w:cstheme="minorHAnsi"/>
          <w:sz w:val="22"/>
          <w:szCs w:val="22"/>
        </w:rPr>
        <w:t xml:space="preserve"> reason</w:t>
      </w:r>
      <w:r w:rsidR="00177DF0" w:rsidRPr="0028716B">
        <w:rPr>
          <w:rFonts w:asciiTheme="minorHAnsi" w:hAnsiTheme="minorHAnsi" w:cstheme="minorHAnsi"/>
          <w:sz w:val="22"/>
          <w:szCs w:val="22"/>
        </w:rPr>
        <w:t xml:space="preserve"> is </w:t>
      </w:r>
      <w:r w:rsidR="00A13DFD">
        <w:rPr>
          <w:rFonts w:asciiTheme="minorHAnsi" w:hAnsiTheme="minorHAnsi" w:cstheme="minorHAnsi"/>
          <w:sz w:val="22"/>
          <w:szCs w:val="22"/>
        </w:rPr>
        <w:t xml:space="preserve">the inability </w:t>
      </w:r>
      <w:r w:rsidR="00305945">
        <w:rPr>
          <w:rFonts w:asciiTheme="minorHAnsi" w:hAnsiTheme="minorHAnsi" w:cstheme="minorHAnsi"/>
          <w:sz w:val="22"/>
          <w:szCs w:val="22"/>
        </w:rPr>
        <w:t>to</w:t>
      </w:r>
      <w:r w:rsidR="00A13DFD">
        <w:rPr>
          <w:rFonts w:asciiTheme="minorHAnsi" w:hAnsiTheme="minorHAnsi" w:cstheme="minorHAnsi"/>
          <w:sz w:val="22"/>
          <w:szCs w:val="22"/>
        </w:rPr>
        <w:t xml:space="preserve"> perform analysis because of </w:t>
      </w:r>
      <w:commentRangeStart w:id="1"/>
      <w:r w:rsidR="00177DF0" w:rsidRPr="0028716B">
        <w:rPr>
          <w:rFonts w:asciiTheme="minorHAnsi" w:hAnsiTheme="minorHAnsi" w:cstheme="minorHAnsi"/>
          <w:sz w:val="22"/>
          <w:szCs w:val="22"/>
        </w:rPr>
        <w:t>missing documentation and</w:t>
      </w:r>
      <w:r w:rsidR="00A13DFD">
        <w:rPr>
          <w:rFonts w:asciiTheme="minorHAnsi" w:hAnsiTheme="minorHAnsi" w:cstheme="minorHAnsi"/>
          <w:sz w:val="22"/>
          <w:szCs w:val="22"/>
        </w:rPr>
        <w:t>/or</w:t>
      </w:r>
      <w:r w:rsidR="00177DF0" w:rsidRPr="0028716B">
        <w:rPr>
          <w:rFonts w:asciiTheme="minorHAnsi" w:hAnsiTheme="minorHAnsi" w:cstheme="minorHAnsi"/>
          <w:sz w:val="22"/>
          <w:szCs w:val="22"/>
        </w:rPr>
        <w:t xml:space="preserve"> unknown properties</w:t>
      </w:r>
      <w:commentRangeEnd w:id="1"/>
      <w:r w:rsidR="00E220F6">
        <w:rPr>
          <w:rStyle w:val="CommentReference"/>
          <w:rFonts w:asciiTheme="minorHAnsi" w:hAnsiTheme="minorHAnsi" w:cstheme="minorBidi"/>
          <w:color w:val="auto"/>
        </w:rPr>
        <w:commentReference w:id="1"/>
      </w:r>
      <w:r w:rsidR="00177DF0" w:rsidRPr="0028716B">
        <w:rPr>
          <w:rFonts w:asciiTheme="minorHAnsi" w:hAnsiTheme="minorHAnsi" w:cstheme="minorHAnsi"/>
          <w:sz w:val="22"/>
          <w:szCs w:val="22"/>
        </w:rPr>
        <w:t>.</w:t>
      </w:r>
      <w:r w:rsidR="00177DF0" w:rsidRPr="00177DF0">
        <w:rPr>
          <w:rFonts w:asciiTheme="minorHAnsi" w:hAnsiTheme="minorHAnsi" w:cstheme="minorHAnsi"/>
          <w:sz w:val="22"/>
          <w:szCs w:val="22"/>
        </w:rPr>
        <w:t xml:space="preserve"> </w:t>
      </w:r>
      <w:r w:rsidR="00177DF0">
        <w:rPr>
          <w:rFonts w:asciiTheme="minorHAnsi" w:hAnsiTheme="minorHAnsi" w:cstheme="minorHAnsi"/>
          <w:sz w:val="22"/>
          <w:szCs w:val="22"/>
        </w:rPr>
        <w:t xml:space="preserve"> For example, as of 2012, </w:t>
      </w:r>
      <w:r w:rsidR="00177DF0" w:rsidRPr="0028716B">
        <w:rPr>
          <w:rStyle w:val="bodytext"/>
          <w:rFonts w:asciiTheme="minorHAnsi" w:hAnsiTheme="minorHAnsi" w:cstheme="minorHAnsi"/>
          <w:color w:val="000000" w:themeColor="text1"/>
          <w:sz w:val="22"/>
          <w:szCs w:val="22"/>
        </w:rPr>
        <w:t xml:space="preserve">36,076 </w:t>
      </w:r>
      <w:r w:rsidR="00177DF0" w:rsidRPr="0028716B">
        <w:rPr>
          <w:rFonts w:asciiTheme="minorHAnsi" w:hAnsiTheme="minorHAnsi" w:cstheme="minorHAnsi"/>
          <w:sz w:val="22"/>
          <w:szCs w:val="22"/>
        </w:rPr>
        <w:t xml:space="preserve">bridges over waterways are identified </w:t>
      </w:r>
      <w:r w:rsidR="00305945">
        <w:rPr>
          <w:rFonts w:asciiTheme="minorHAnsi" w:hAnsiTheme="minorHAnsi" w:cstheme="minorHAnsi"/>
          <w:sz w:val="22"/>
          <w:szCs w:val="22"/>
        </w:rPr>
        <w:t xml:space="preserve">as having unknown foundations </w:t>
      </w:r>
      <w:r w:rsidR="0099765E">
        <w:rPr>
          <w:rFonts w:asciiTheme="minorHAnsi" w:hAnsiTheme="minorHAnsi" w:cstheme="minorHAnsi"/>
          <w:sz w:val="22"/>
          <w:szCs w:val="22"/>
        </w:rPr>
        <w:t xml:space="preserve">(FHWA, U.S. Department of Transportation, 2012). </w:t>
      </w:r>
    </w:p>
    <w:p w:rsidR="0089639D" w:rsidRDefault="00192763" w:rsidP="0089639D">
      <w:r>
        <w:t>While t</w:t>
      </w:r>
      <w:r w:rsidR="00522714">
        <w:t>he safety of our natio</w:t>
      </w:r>
      <w:r w:rsidR="00E60AE4">
        <w:t>n’s infrastructure is paramount</w:t>
      </w:r>
      <w:r>
        <w:t xml:space="preserve">, </w:t>
      </w:r>
      <w:r w:rsidR="00522714">
        <w:t>its mobility is</w:t>
      </w:r>
      <w:r w:rsidR="00E60AE4">
        <w:t xml:space="preserve"> also</w:t>
      </w:r>
      <w:r w:rsidR="00522714">
        <w:t xml:space="preserve"> n</w:t>
      </w:r>
      <w:r w:rsidR="00E60AE4">
        <w:t xml:space="preserve">ecessary for a thriving economy. Given the funding challenges faced by bridge owners, </w:t>
      </w:r>
      <w:r w:rsidR="00522714">
        <w:t xml:space="preserve">it behooves us to ensure that bridges are safely and accurately load rated and not unnecessarily posted.  </w:t>
      </w:r>
      <w:r w:rsidR="0028716B">
        <w:t xml:space="preserve">However, </w:t>
      </w:r>
      <w:r w:rsidR="005A7962">
        <w:t>only 464 bridges are reported to have conducted load testing for rating</w:t>
      </w:r>
      <w:sdt>
        <w:sdtPr>
          <w:id w:val="-278185976"/>
          <w:citation/>
        </w:sdtPr>
        <w:sdtEndPr/>
        <w:sdtContent>
          <w:r w:rsidR="005A7962">
            <w:fldChar w:fldCharType="begin"/>
          </w:r>
          <w:r w:rsidR="005A7962">
            <w:instrText xml:space="preserve"> CITATION Geo \l 1033 </w:instrText>
          </w:r>
          <w:r w:rsidR="005A7962">
            <w:fldChar w:fldCharType="separate"/>
          </w:r>
          <w:r w:rsidR="005A7962">
            <w:rPr>
              <w:noProof/>
            </w:rPr>
            <w:t xml:space="preserve"> (Hearn 2014)</w:t>
          </w:r>
          <w:r w:rsidR="005A7962">
            <w:fldChar w:fldCharType="end"/>
          </w:r>
        </w:sdtContent>
      </w:sdt>
      <w:r w:rsidR="005A7962">
        <w:t>.</w:t>
      </w:r>
      <w:r w:rsidR="00522714">
        <w:t xml:space="preserve"> </w:t>
      </w:r>
      <w:commentRangeStart w:id="2"/>
      <w:r w:rsidR="00522714">
        <w:t xml:space="preserve">The implication </w:t>
      </w:r>
      <w:r w:rsidR="00E60AE4">
        <w:t xml:space="preserve">is that many </w:t>
      </w:r>
      <w:r w:rsidR="00522714">
        <w:t xml:space="preserve">owners </w:t>
      </w:r>
      <w:r w:rsidR="00E60AE4">
        <w:t>are not currently convinced of t</w:t>
      </w:r>
      <w:r w:rsidR="00522714">
        <w:t xml:space="preserve">he </w:t>
      </w:r>
      <w:r w:rsidR="00A13DFD">
        <w:t xml:space="preserve">cost- </w:t>
      </w:r>
      <w:r w:rsidR="00522714">
        <w:t xml:space="preserve">benefits of </w:t>
      </w:r>
      <w:r w:rsidR="00A13DFD">
        <w:t xml:space="preserve">performing </w:t>
      </w:r>
      <w:r w:rsidR="00522714">
        <w:t xml:space="preserve">load rating </w:t>
      </w:r>
      <w:r w:rsidR="00E60AE4">
        <w:t>by testing</w:t>
      </w:r>
      <w:ins w:id="3" w:author="unknown" w:date="2015-05-19T15:46:00Z">
        <w:r w:rsidR="00A13DFD">
          <w:t>.</w:t>
        </w:r>
      </w:ins>
      <w:commentRangeEnd w:id="2"/>
      <w:r w:rsidR="007F1036">
        <w:rPr>
          <w:rStyle w:val="CommentReference"/>
        </w:rPr>
        <w:commentReference w:id="2"/>
      </w:r>
      <w:r w:rsidR="00522714">
        <w:t xml:space="preserve"> </w:t>
      </w:r>
      <w:r w:rsidR="0089639D">
        <w:t>Indeed, a safe and reliable</w:t>
      </w:r>
      <w:r w:rsidR="000F7A34">
        <w:t xml:space="preserve"> </w:t>
      </w:r>
      <w:r w:rsidR="00A56E65">
        <w:t>field</w:t>
      </w:r>
      <w:r w:rsidR="000F7A34">
        <w:t xml:space="preserve"> load test</w:t>
      </w:r>
      <w:r w:rsidR="0089639D">
        <w:t xml:space="preserve"> requires equipment, time and expertise that </w:t>
      </w:r>
      <w:r w:rsidR="00D76DA8">
        <w:t xml:space="preserve">demand </w:t>
      </w:r>
      <w:r w:rsidR="0089639D">
        <w:t>a substantial price</w:t>
      </w:r>
      <w:r w:rsidR="000F7A34">
        <w:t>—one that escalates even further when</w:t>
      </w:r>
      <w:r w:rsidR="0089639D">
        <w:t xml:space="preserve"> user costs </w:t>
      </w:r>
      <w:r w:rsidR="000F7A34">
        <w:t>are considered</w:t>
      </w:r>
      <w:r w:rsidR="0089639D">
        <w:t>.</w:t>
      </w:r>
      <w:r w:rsidR="0089639D" w:rsidRPr="005D00FF">
        <w:t xml:space="preserve"> </w:t>
      </w:r>
    </w:p>
    <w:p w:rsidR="00522714" w:rsidRDefault="00522714" w:rsidP="0028716B">
      <w:pPr>
        <w:rPr>
          <w:i/>
        </w:rPr>
      </w:pPr>
      <w:r>
        <w:lastRenderedPageBreak/>
        <w:t>Section 8 of the AASHTO Manual for Bridge Evaluation (2011) provides guidance for load testing as an alternative to computing the load rating of a bridge</w:t>
      </w:r>
      <w:r w:rsidR="00C84C9B" w:rsidRPr="00C84C9B">
        <w:t xml:space="preserve"> </w:t>
      </w:r>
      <w:r w:rsidR="00C84C9B">
        <w:t>solely by analytical methods</w:t>
      </w:r>
      <w:r>
        <w:t>.</w:t>
      </w:r>
      <w:r w:rsidR="00E60AE4">
        <w:t xml:space="preserve"> </w:t>
      </w:r>
      <w:r w:rsidR="0089639D">
        <w:t xml:space="preserve"> </w:t>
      </w:r>
      <w:r w:rsidR="00B3525F">
        <w:t xml:space="preserve">This Manual </w:t>
      </w:r>
      <w:r w:rsidR="00441E3B">
        <w:t xml:space="preserve">indicates two types of load tests available for bridge evaluation:  </w:t>
      </w:r>
      <w:r w:rsidR="00441E3B" w:rsidRPr="00441E3B">
        <w:rPr>
          <w:i/>
        </w:rPr>
        <w:t xml:space="preserve">“diagnostic tests and proof tests.  Bridges for which analytical methods of strength evaluation may significantly underestimate the actual strength are considered candidates for diagnostic load testing. Proof tests are used to establish the maximum safe load capacity of a bridge, where bridge behavior is within the linear-elastic range.”  </w:t>
      </w:r>
    </w:p>
    <w:p w:rsidR="00DF3C63" w:rsidRDefault="00441E3B" w:rsidP="00DF3C63">
      <w:pPr>
        <w:spacing w:after="120"/>
        <w:rPr>
          <w:i/>
        </w:rPr>
      </w:pPr>
      <w:r>
        <w:t>For proof tests, t</w:t>
      </w:r>
      <w:r w:rsidRPr="00441E3B">
        <w:t xml:space="preserve">he </w:t>
      </w:r>
      <w:r>
        <w:t xml:space="preserve">Manual indicates that </w:t>
      </w:r>
      <w:r w:rsidRPr="00DF3C63">
        <w:rPr>
          <w:i/>
        </w:rPr>
        <w:t xml:space="preserve">“a bridge is subjected to specific loads, and observations are made to determine if the bridge carries these loads without damage. The proof test is terminated when:  </w:t>
      </w:r>
      <w:r w:rsidR="00DF3C63">
        <w:rPr>
          <w:i/>
        </w:rPr>
        <w:t>(a)</w:t>
      </w:r>
      <w:r w:rsidR="00575983">
        <w:rPr>
          <w:i/>
        </w:rPr>
        <w:t xml:space="preserve"> </w:t>
      </w:r>
      <w:r w:rsidR="00DF3C63">
        <w:rPr>
          <w:i/>
        </w:rPr>
        <w:t>a</w:t>
      </w:r>
      <w:r w:rsidRPr="00DF3C63">
        <w:rPr>
          <w:i/>
        </w:rPr>
        <w:t xml:space="preserve"> predetermined maximum load has been reached, or</w:t>
      </w:r>
      <w:r w:rsidR="00575983">
        <w:rPr>
          <w:i/>
        </w:rPr>
        <w:t xml:space="preserve"> </w:t>
      </w:r>
      <w:r w:rsidR="00DF3C63">
        <w:rPr>
          <w:i/>
        </w:rPr>
        <w:t>(b) t</w:t>
      </w:r>
      <w:r w:rsidR="00DF3C63" w:rsidRPr="00DF3C63">
        <w:rPr>
          <w:i/>
        </w:rPr>
        <w:t>he bridge exhibits the onset of nonlinear be</w:t>
      </w:r>
      <w:r w:rsidR="00575983">
        <w:rPr>
          <w:i/>
        </w:rPr>
        <w:t>havior</w:t>
      </w:r>
      <w:r w:rsidRPr="00DF3C63">
        <w:rPr>
          <w:i/>
        </w:rPr>
        <w:t xml:space="preserve"> </w:t>
      </w:r>
      <w:r w:rsidR="00DF3C63" w:rsidRPr="00DF3C63">
        <w:rPr>
          <w:i/>
        </w:rPr>
        <w:t>or other visible signs of distress.</w:t>
      </w:r>
      <w:r w:rsidR="00DF3C63">
        <w:rPr>
          <w:i/>
        </w:rPr>
        <w:t xml:space="preserve"> </w:t>
      </w:r>
      <w:r w:rsidR="00DF3C63" w:rsidRPr="00DF3C63">
        <w:rPr>
          <w:i/>
        </w:rPr>
        <w:t>Proof load testing of “</w:t>
      </w:r>
      <w:commentRangeStart w:id="4"/>
      <w:r w:rsidR="00DF3C63" w:rsidRPr="00DF3C63">
        <w:rPr>
          <w:i/>
        </w:rPr>
        <w:t>known</w:t>
      </w:r>
      <w:commentRangeEnd w:id="4"/>
      <w:r w:rsidR="009E065A">
        <w:rPr>
          <w:rStyle w:val="CommentReference"/>
        </w:rPr>
        <w:commentReference w:id="4"/>
      </w:r>
      <w:r w:rsidR="00DF3C63" w:rsidRPr="00DF3C63">
        <w:rPr>
          <w:i/>
        </w:rPr>
        <w:t>” bridges is called for when the calculated load ratings are low and the field testing may provide higher ratings. A second scenario is in the case of “hidden” bridges that cannot be load rated analytically because of insufficient information on their internal details and configuration.</w:t>
      </w:r>
      <w:r w:rsidR="00DF3C63">
        <w:rPr>
          <w:i/>
        </w:rPr>
        <w:t xml:space="preserve"> Bridges that are difficult to model analytically because of uncertainties associated with their construction and the effectiveness of repairs are potential candidates and beneficiaries of proof load testing.</w:t>
      </w:r>
      <w:r w:rsidR="00DF3C63" w:rsidRPr="00DF3C63">
        <w:rPr>
          <w:i/>
        </w:rPr>
        <w:t xml:space="preserve">” </w:t>
      </w:r>
    </w:p>
    <w:p w:rsidR="00DF3C63" w:rsidRDefault="0073055B" w:rsidP="00575983">
      <w:pPr>
        <w:pStyle w:val="Heading1"/>
        <w:spacing w:before="0" w:after="120"/>
      </w:pPr>
      <w:r>
        <w:t xml:space="preserve">Concerns </w:t>
      </w:r>
      <w:r w:rsidR="00F12B71">
        <w:t xml:space="preserve">Regarding Current </w:t>
      </w:r>
      <w:r w:rsidR="00D90680">
        <w:t>Proof Load Test</w:t>
      </w:r>
      <w:r w:rsidR="00F12B71">
        <w:t xml:space="preserve"> Recommendations</w:t>
      </w:r>
    </w:p>
    <w:p w:rsidR="00F12B71" w:rsidRDefault="0073055B" w:rsidP="00575983">
      <w:pPr>
        <w:spacing w:after="120"/>
      </w:pPr>
      <w:r>
        <w:t>T</w:t>
      </w:r>
      <w:r w:rsidR="005D00FF" w:rsidRPr="00650D8F">
        <w:t>he AASHTO Manual</w:t>
      </w:r>
      <w:r>
        <w:t xml:space="preserve"> indicates that </w:t>
      </w:r>
      <w:r w:rsidRPr="0073055B">
        <w:rPr>
          <w:i/>
        </w:rPr>
        <w:t xml:space="preserve">“during a proof load test, the loads must be incremented and the response measured until the desired load is reached or until the test is stopped if the bridge response exhibits the start of nonlinear behavior or other visible signs of distress.” </w:t>
      </w:r>
      <w:r>
        <w:rPr>
          <w:i/>
        </w:rPr>
        <w:t xml:space="preserve"> </w:t>
      </w:r>
      <w:r w:rsidRPr="0073055B">
        <w:t xml:space="preserve">It is envisioned that </w:t>
      </w:r>
      <w:r>
        <w:t xml:space="preserve">the proof load will correspond to </w:t>
      </w:r>
      <w:r w:rsidRPr="0073055B">
        <w:t xml:space="preserve">a live load </w:t>
      </w:r>
      <w:r>
        <w:t xml:space="preserve">that will bring the bridge to a rating of 1. To provide the same level of safety inherent in LRFD, the live-load is increased by factor of typically 40%-55%. </w:t>
      </w:r>
    </w:p>
    <w:p w:rsidR="0073055B" w:rsidRPr="0073055B" w:rsidRDefault="002D74D5" w:rsidP="00575983">
      <w:pPr>
        <w:spacing w:after="120"/>
      </w:pPr>
      <w:r>
        <w:t xml:space="preserve">The proof load testing procedures described by the Manual implicitly disregard the temporal dimension of the bridge system, assuming </w:t>
      </w:r>
      <w:r w:rsidR="009A7264">
        <w:t>its capacity will remain constant. T</w:t>
      </w:r>
      <w:r w:rsidR="00F12B71">
        <w:t xml:space="preserve">his, however, is extremely misleading since even if a bridge may pass a proof-load test one day it may fail under a lesser load at a later day. </w:t>
      </w:r>
      <w:r w:rsidR="00F12B71" w:rsidRPr="00A57CE9">
        <w:t xml:space="preserve">Destructive testing of decommissioned concrete or steel bridges to failure have revealed </w:t>
      </w:r>
      <w:r w:rsidR="00A57CE9">
        <w:t xml:space="preserve">that </w:t>
      </w:r>
      <w:r w:rsidR="00F12B71" w:rsidRPr="00A57CE9">
        <w:t>bridge</w:t>
      </w:r>
      <w:r w:rsidR="00B215A7" w:rsidRPr="00A57CE9">
        <w:t>s can resist loads in excess of 20 times that of a rating truck</w:t>
      </w:r>
      <w:r w:rsidR="00F12B71" w:rsidRPr="00A57CE9">
        <w:t>, governed by many mechanisms that are activated at various load levels, some of which may even make the bridge appear stiffer</w:t>
      </w:r>
      <w:r w:rsidR="00003B3E">
        <w:t xml:space="preserve"> </w:t>
      </w:r>
      <w:r w:rsidR="00A57CE9">
        <w:fldChar w:fldCharType="begin"/>
      </w:r>
      <w:r w:rsidR="00A57CE9">
        <w:instrText xml:space="preserve"> ADDIN EN.CITE &lt;EndNote&gt;&lt;Cite&gt;&lt;Author&gt;Aktan&lt;/Author&gt;&lt;Year&gt;1996&lt;/Year&gt;&lt;RecNum&gt;16&lt;/RecNum&gt;&lt;DisplayText&gt;(Aktan and Farhey 1996)&lt;/DisplayText&gt;&lt;record&gt;&lt;rec-number&gt;16&lt;/rec-number&gt;&lt;foreign-keys&gt;&lt;key app="EN" db-id="da9atvzrext2eiespsyvr0xyxpz92fvp5t0z" timestamp="1432744116"&gt;16&lt;/key&gt;&lt;/foreign-keys&gt;&lt;ref-type name="Journal Article"&gt;17&lt;/ref-type&gt;&lt;contributors&gt;&lt;authors&gt;&lt;author&gt;A. E. Aktan&lt;/author&gt;&lt;author&gt;D. N. Farhey&lt;/author&gt;&lt;/authors&gt;&lt;/contributors&gt;&lt;titles&gt;&lt;title&gt;Condition and Reliability Assessment of Constructed Facilities&lt;/title&gt;&lt;secondary-title&gt;Special Publication&lt;/secondary-title&gt;&lt;/titles&gt;&lt;periodical&gt;&lt;full-title&gt;Special Publication&lt;/full-title&gt;&lt;/periodical&gt;&lt;volume&gt;162&lt;/volume&gt;&lt;keywords&gt;&lt;keyword&gt;bridges (structures)&lt;/keyword&gt;&lt;keyword&gt;deterioration&lt;/keyword&gt;&lt;keyword&gt;dynamic tests&lt;/keyword&gt;&lt;keyword&gt;nondestructive tests&lt;/keyword&gt;&lt;keyword&gt;structural analysis&lt;/keyword&gt;&lt;keyword&gt;structures&lt;/keyword&gt;&lt;keyword&gt;tests&lt;/keyword&gt;&lt;keyword&gt;Structural Research&lt;/keyword&gt;&lt;/keywords&gt;&lt;dates&gt;&lt;year&gt;1996&lt;/year&gt;&lt;pub-dates&gt;&lt;date&gt;8/1/1996&lt;/date&gt;&lt;/pub-dates&gt;&lt;/dates&gt;&lt;urls&gt;&lt;/urls&gt;&lt;electronic-resource-num&gt;10.14359/1424&lt;/electronic-resource-num&gt;&lt;/record&gt;&lt;/Cite&gt;&lt;/EndNote&gt;</w:instrText>
      </w:r>
      <w:r w:rsidR="00A57CE9">
        <w:fldChar w:fldCharType="separate"/>
      </w:r>
      <w:r w:rsidR="00A57CE9">
        <w:rPr>
          <w:noProof/>
        </w:rPr>
        <w:t>(Aktan and Farhey 1996)</w:t>
      </w:r>
      <w:r w:rsidR="00A57CE9">
        <w:fldChar w:fldCharType="end"/>
      </w:r>
      <w:r w:rsidR="00F12B71" w:rsidRPr="00A57CE9">
        <w:t>.</w:t>
      </w:r>
    </w:p>
    <w:p w:rsidR="00F12B71" w:rsidRDefault="00F12B71" w:rsidP="00575983">
      <w:pPr>
        <w:spacing w:after="120"/>
      </w:pPr>
      <w:r>
        <w:t xml:space="preserve">It follows that </w:t>
      </w:r>
      <w:r w:rsidR="005D00FF" w:rsidRPr="00650D8F">
        <w:t>performing proof-load testing of a bridge</w:t>
      </w:r>
      <w:r>
        <w:t xml:space="preserve">, requires a much </w:t>
      </w:r>
      <w:r w:rsidR="00CA732D">
        <w:t xml:space="preserve">greater </w:t>
      </w:r>
      <w:r>
        <w:t xml:space="preserve">understanding of a bridge than </w:t>
      </w:r>
      <w:r w:rsidR="00CA732D">
        <w:t xml:space="preserve">envisioning it as </w:t>
      </w:r>
      <w:r>
        <w:t xml:space="preserve">a line-girder. A test strategy should be developed based on analytical modeling </w:t>
      </w:r>
      <w:r w:rsidR="007920FF">
        <w:t xml:space="preserve">of the structure </w:t>
      </w:r>
      <w:r>
        <w:t xml:space="preserve">and </w:t>
      </w:r>
      <w:r w:rsidR="00003B3E">
        <w:t xml:space="preserve">its </w:t>
      </w:r>
      <w:r w:rsidR="00CA732D">
        <w:t xml:space="preserve">actual 3D geometry, </w:t>
      </w:r>
      <w:r w:rsidR="00003B3E">
        <w:t xml:space="preserve">and the simulation of </w:t>
      </w:r>
      <w:r w:rsidR="00CA732D">
        <w:t xml:space="preserve">all the </w:t>
      </w:r>
      <w:r>
        <w:t xml:space="preserve">mechanisms that </w:t>
      </w:r>
      <w:r w:rsidR="00CA732D">
        <w:t xml:space="preserve">may </w:t>
      </w:r>
      <w:r>
        <w:t>govern the primary and secondary load transfer</w:t>
      </w:r>
      <w:r w:rsidR="00CA732D">
        <w:t xml:space="preserve"> paths</w:t>
      </w:r>
      <w:r>
        <w:t xml:space="preserve">, and how any of the local </w:t>
      </w:r>
      <w:r w:rsidR="00CA732D">
        <w:t xml:space="preserve">member or connection </w:t>
      </w:r>
      <w:r>
        <w:t xml:space="preserve">details may affect these mechanisms. </w:t>
      </w:r>
      <w:r w:rsidR="00CA732D">
        <w:t>The kinematics of the bridge under various load levels will drive the instrumentation.</w:t>
      </w:r>
      <w:r w:rsidR="007211A7">
        <w:t xml:space="preserve"> Every </w:t>
      </w:r>
      <w:r w:rsidR="000721C3">
        <w:t>component</w:t>
      </w:r>
      <w:r w:rsidR="007211A7">
        <w:t xml:space="preserve"> of the bridge system </w:t>
      </w:r>
      <w:r w:rsidR="000721C3">
        <w:t>for which the capacity is being investigated</w:t>
      </w:r>
      <w:r w:rsidR="007211A7">
        <w:t xml:space="preserve"> must be modelled and subsequently instrumented (i.e. superstructure, substructure, </w:t>
      </w:r>
      <w:r w:rsidR="000721C3">
        <w:t>foundations, etc.</w:t>
      </w:r>
      <w:r w:rsidR="007211A7">
        <w:t>).</w:t>
      </w:r>
      <w:r w:rsidR="00003B3E">
        <w:t xml:space="preserve"> </w:t>
      </w:r>
      <w:r>
        <w:t>It is critical to identify the mechanisms that contribute to a structure’s capacity in order to design the load</w:t>
      </w:r>
      <w:r w:rsidR="00CA732D">
        <w:t xml:space="preserve"> increments</w:t>
      </w:r>
      <w:r>
        <w:t xml:space="preserve">, </w:t>
      </w:r>
      <w:r w:rsidR="00CA732D">
        <w:t xml:space="preserve">load positions, </w:t>
      </w:r>
      <w:r>
        <w:t>instrumentation</w:t>
      </w:r>
      <w:r w:rsidR="00CA732D">
        <w:t xml:space="preserve">, </w:t>
      </w:r>
      <w:r w:rsidR="00003B3E">
        <w:t xml:space="preserve">and </w:t>
      </w:r>
      <w:r w:rsidR="00CA732D">
        <w:t>data acquisition,</w:t>
      </w:r>
      <w:r w:rsidR="00003B3E">
        <w:t xml:space="preserve"> as well as </w:t>
      </w:r>
      <w:r w:rsidR="00E47FEC">
        <w:t xml:space="preserve">real-time </w:t>
      </w:r>
      <w:r w:rsidR="00CA732D">
        <w:t>communication and visualization</w:t>
      </w:r>
      <w:r w:rsidR="00003B3E">
        <w:t xml:space="preserve"> such that the test may be performed safely and all relevant data gathered</w:t>
      </w:r>
      <w:r w:rsidR="00CA732D">
        <w:t xml:space="preserve">. Without </w:t>
      </w:r>
      <w:r w:rsidR="00E47FEC">
        <w:t>the</w:t>
      </w:r>
      <w:r w:rsidR="00CA732D">
        <w:t xml:space="preserve"> real-time feedback and visualization of critical bridge responses under load, safety may not be assured. </w:t>
      </w:r>
    </w:p>
    <w:p w:rsidR="00CA732D" w:rsidRDefault="00F12B71" w:rsidP="00F12B71">
      <w:pPr>
        <w:spacing w:after="120"/>
      </w:pPr>
      <w:r>
        <w:lastRenderedPageBreak/>
        <w:t>The capacity of a bridge is ultimately the capacity of the system, including the approaches, superstructure, substructure, foundations, soil</w:t>
      </w:r>
      <w:r w:rsidR="00CA732D">
        <w:t xml:space="preserve"> and other attributes of the site.</w:t>
      </w:r>
      <w:r w:rsidR="00E47FEC">
        <w:t xml:space="preserve"> Each component will have an uncertain degree of contribution (possibly negative) to capacity. Thus all components along with their associated uncertainties must be considered even if not explicitly modeled. </w:t>
      </w:r>
      <w:r>
        <w:t xml:space="preserve">Structural identification (St-Id) </w:t>
      </w:r>
      <w:r w:rsidR="00CA732D">
        <w:t xml:space="preserve">concept </w:t>
      </w:r>
      <w:r>
        <w:t>provides the framework for capturing and considering these effects by int</w:t>
      </w:r>
      <w:r w:rsidR="00E47FEC">
        <w:t xml:space="preserve">egrating engineering heuristics, </w:t>
      </w:r>
      <w:r>
        <w:t>historical data</w:t>
      </w:r>
      <w:r w:rsidR="00C8764F">
        <w:t xml:space="preserve"> and test results</w:t>
      </w:r>
      <w:r w:rsidR="00CA732D">
        <w:t xml:space="preserve">. </w:t>
      </w:r>
    </w:p>
    <w:p w:rsidR="005D00FF" w:rsidRDefault="00CA732D" w:rsidP="00575983">
      <w:pPr>
        <w:pStyle w:val="Heading1"/>
        <w:spacing w:before="0" w:after="120"/>
      </w:pPr>
      <w:r>
        <w:t xml:space="preserve">The </w:t>
      </w:r>
      <w:r w:rsidR="005D00FF">
        <w:t xml:space="preserve">Structural Identification </w:t>
      </w:r>
      <w:r>
        <w:t>Concept and Application</w:t>
      </w:r>
      <w:r w:rsidR="00C9766A">
        <w:t xml:space="preserve"> Guide</w:t>
      </w:r>
    </w:p>
    <w:p w:rsidR="004B4BA0" w:rsidRDefault="008D452D" w:rsidP="004B4BA0">
      <w:pPr>
        <w:autoSpaceDE w:val="0"/>
        <w:autoSpaceDN w:val="0"/>
        <w:adjustRightInd w:val="0"/>
        <w:spacing w:after="0"/>
      </w:pPr>
      <w:r>
        <w:rPr>
          <w:rFonts w:cstheme="minorHAnsi"/>
          <w:noProof/>
        </w:rPr>
        <mc:AlternateContent>
          <mc:Choice Requires="wpg">
            <w:drawing>
              <wp:anchor distT="0" distB="0" distL="114300" distR="114300" simplePos="0" relativeHeight="251663360" behindDoc="1" locked="0" layoutInCell="1" allowOverlap="1" wp14:anchorId="1480FF30" wp14:editId="33CA87D7">
                <wp:simplePos x="0" y="0"/>
                <wp:positionH relativeFrom="column">
                  <wp:posOffset>6350</wp:posOffset>
                </wp:positionH>
                <wp:positionV relativeFrom="paragraph">
                  <wp:posOffset>59055</wp:posOffset>
                </wp:positionV>
                <wp:extent cx="2860675" cy="2838450"/>
                <wp:effectExtent l="0" t="50165" r="0" b="45085"/>
                <wp:wrapTight wrapText="bothSides">
                  <wp:wrapPolygon edited="0">
                    <wp:start x="11315" y="-222"/>
                    <wp:lineTo x="-72" y="-72"/>
                    <wp:lineTo x="-72" y="21305"/>
                    <wp:lineTo x="8889" y="21822"/>
                    <wp:lineTo x="10726" y="21822"/>
                    <wp:lineTo x="11018" y="21822"/>
                    <wp:lineTo x="12859" y="21822"/>
                    <wp:lineTo x="21600" y="21305"/>
                    <wp:lineTo x="21600" y="-72"/>
                    <wp:lineTo x="11680" y="-222"/>
                    <wp:lineTo x="11315" y="-222"/>
                  </wp:wrapPolygon>
                </wp:wrapTight>
                <wp:docPr id="26"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60675" cy="2838450"/>
                          <a:chOff x="0" y="0"/>
                          <a:chExt cx="27971" cy="27742"/>
                        </a:xfrm>
                      </wpg:grpSpPr>
                      <pic:pic xmlns:pic="http://schemas.openxmlformats.org/drawingml/2006/picture">
                        <pic:nvPicPr>
                          <pic:cNvPr id="27" name="Picture 14" descr="St-Id figure"/>
                          <pic:cNvPicPr>
                            <a:picLocks noChangeAspect="1" noChangeArrowheads="1"/>
                          </pic:cNvPicPr>
                        </pic:nvPicPr>
                        <pic:blipFill>
                          <a:blip r:embed="rId8">
                            <a:extLst>
                              <a:ext uri="{28A0092B-C50C-407E-A947-70E740481C1C}">
                                <a14:useLocalDpi xmlns:a14="http://schemas.microsoft.com/office/drawing/2010/main" val="0"/>
                              </a:ext>
                            </a:extLst>
                          </a:blip>
                          <a:srcRect b="5415"/>
                          <a:stretch>
                            <a:fillRect/>
                          </a:stretch>
                        </pic:blipFill>
                        <pic:spPr bwMode="auto">
                          <a:xfrm>
                            <a:off x="0" y="0"/>
                            <a:ext cx="27971" cy="27357"/>
                          </a:xfrm>
                          <a:prstGeom prst="rect">
                            <a:avLst/>
                          </a:prstGeom>
                          <a:noFill/>
                          <a:extLst>
                            <a:ext uri="{909E8E84-426E-40DD-AFC4-6F175D3DCCD1}">
                              <a14:hiddenFill xmlns:a14="http://schemas.microsoft.com/office/drawing/2010/main">
                                <a:solidFill>
                                  <a:srgbClr val="FFFFFF"/>
                                </a:solidFill>
                              </a14:hiddenFill>
                            </a:ext>
                          </a:extLst>
                        </pic:spPr>
                      </pic:pic>
                      <wps:wsp>
                        <wps:cNvPr id="28" name="Right Arrow 15"/>
                        <wps:cNvSpPr>
                          <a:spLocks noChangeArrowheads="1"/>
                        </wps:cNvSpPr>
                        <wps:spPr bwMode="auto">
                          <a:xfrm>
                            <a:off x="13623" y="22"/>
                            <a:ext cx="1832" cy="770"/>
                          </a:xfrm>
                          <a:prstGeom prst="rightArrow">
                            <a:avLst>
                              <a:gd name="adj1" fmla="val 50000"/>
                              <a:gd name="adj2" fmla="val 49986"/>
                            </a:avLst>
                          </a:prstGeom>
                          <a:solidFill>
                            <a:srgbClr val="4F81BD"/>
                          </a:solidFill>
                          <a:ln w="25400">
                            <a:solidFill>
                              <a:srgbClr val="243F60"/>
                            </a:solidFill>
                            <a:miter lim="800000"/>
                            <a:headEnd/>
                            <a:tailEnd/>
                          </a:ln>
                        </wps:spPr>
                        <wps:txbx>
                          <w:txbxContent>
                            <w:p w:rsidR="00B166A3" w:rsidRDefault="00B166A3" w:rsidP="00B166A3">
                              <w:pPr>
                                <w:rPr>
                                  <w:rFonts w:eastAsia="Times New Roman"/>
                                </w:rPr>
                              </w:pPr>
                            </w:p>
                          </w:txbxContent>
                        </wps:txbx>
                        <wps:bodyPr rot="0" vert="horz" wrap="square" lIns="91440" tIns="45720" rIns="91440" bIns="45720" anchor="ctr" anchorCtr="0" upright="1">
                          <a:noAutofit/>
                        </wps:bodyPr>
                      </wps:wsp>
                      <wps:wsp>
                        <wps:cNvPr id="29" name="Right Arrow 16"/>
                        <wps:cNvSpPr>
                          <a:spLocks noChangeArrowheads="1"/>
                        </wps:cNvSpPr>
                        <wps:spPr bwMode="auto">
                          <a:xfrm rot="3587691">
                            <a:off x="24800" y="6456"/>
                            <a:ext cx="1925" cy="733"/>
                          </a:xfrm>
                          <a:prstGeom prst="rightArrow">
                            <a:avLst>
                              <a:gd name="adj1" fmla="val 50000"/>
                              <a:gd name="adj2" fmla="val 50007"/>
                            </a:avLst>
                          </a:prstGeom>
                          <a:solidFill>
                            <a:srgbClr val="4F81BD"/>
                          </a:solidFill>
                          <a:ln w="25400">
                            <a:solidFill>
                              <a:srgbClr val="243F60"/>
                            </a:solidFill>
                            <a:miter lim="800000"/>
                            <a:headEnd/>
                            <a:tailEnd/>
                          </a:ln>
                        </wps:spPr>
                        <wps:txbx>
                          <w:txbxContent>
                            <w:p w:rsidR="00B166A3" w:rsidRDefault="00B166A3" w:rsidP="00B166A3">
                              <w:pPr>
                                <w:rPr>
                                  <w:rFonts w:eastAsia="Times New Roman"/>
                                </w:rPr>
                              </w:pPr>
                            </w:p>
                          </w:txbxContent>
                        </wps:txbx>
                        <wps:bodyPr rot="0" vert="horz" wrap="square" lIns="91440" tIns="45720" rIns="91440" bIns="45720" anchor="ctr" anchorCtr="0" upright="1">
                          <a:noAutofit/>
                        </wps:bodyPr>
                      </wps:wsp>
                      <wps:wsp>
                        <wps:cNvPr id="30" name="Right Arrow 17"/>
                        <wps:cNvSpPr>
                          <a:spLocks noChangeArrowheads="1"/>
                        </wps:cNvSpPr>
                        <wps:spPr bwMode="auto">
                          <a:xfrm rot="7414022">
                            <a:off x="25201" y="20201"/>
                            <a:ext cx="1925" cy="734"/>
                          </a:xfrm>
                          <a:prstGeom prst="rightArrow">
                            <a:avLst>
                              <a:gd name="adj1" fmla="val 50000"/>
                              <a:gd name="adj2" fmla="val 49939"/>
                            </a:avLst>
                          </a:prstGeom>
                          <a:solidFill>
                            <a:srgbClr val="4F81BD"/>
                          </a:solidFill>
                          <a:ln w="25400">
                            <a:solidFill>
                              <a:srgbClr val="243F60"/>
                            </a:solidFill>
                            <a:miter lim="800000"/>
                            <a:headEnd/>
                            <a:tailEnd/>
                          </a:ln>
                        </wps:spPr>
                        <wps:txbx>
                          <w:txbxContent>
                            <w:p w:rsidR="00B166A3" w:rsidRDefault="00B166A3" w:rsidP="00B166A3">
                              <w:pPr>
                                <w:rPr>
                                  <w:rFonts w:eastAsia="Times New Roman"/>
                                </w:rPr>
                              </w:pPr>
                            </w:p>
                          </w:txbxContent>
                        </wps:txbx>
                        <wps:bodyPr rot="0" vert="horz" wrap="square" lIns="91440" tIns="45720" rIns="91440" bIns="45720" anchor="ctr" anchorCtr="0" upright="1">
                          <a:noAutofit/>
                        </wps:bodyPr>
                      </wps:wsp>
                      <wps:wsp>
                        <wps:cNvPr id="31" name="Right Arrow 18"/>
                        <wps:cNvSpPr>
                          <a:spLocks noChangeArrowheads="1"/>
                        </wps:cNvSpPr>
                        <wps:spPr bwMode="auto">
                          <a:xfrm rot="10800000">
                            <a:off x="13623" y="26972"/>
                            <a:ext cx="1832" cy="770"/>
                          </a:xfrm>
                          <a:prstGeom prst="rightArrow">
                            <a:avLst>
                              <a:gd name="adj1" fmla="val 50000"/>
                              <a:gd name="adj2" fmla="val 49986"/>
                            </a:avLst>
                          </a:prstGeom>
                          <a:solidFill>
                            <a:srgbClr val="4F81BD"/>
                          </a:solidFill>
                          <a:ln w="25400">
                            <a:solidFill>
                              <a:srgbClr val="243F60"/>
                            </a:solidFill>
                            <a:miter lim="800000"/>
                            <a:headEnd/>
                            <a:tailEnd/>
                          </a:ln>
                        </wps:spPr>
                        <wps:txbx>
                          <w:txbxContent>
                            <w:p w:rsidR="00B166A3" w:rsidRDefault="00B166A3" w:rsidP="00B166A3">
                              <w:pPr>
                                <w:rPr>
                                  <w:rFonts w:eastAsia="Times New Roman"/>
                                </w:rPr>
                              </w:pPr>
                            </w:p>
                          </w:txbxContent>
                        </wps:txbx>
                        <wps:bodyPr rot="0" vert="horz" wrap="square" lIns="91440" tIns="45720" rIns="91440" bIns="45720" anchor="ctr" anchorCtr="0" upright="1">
                          <a:noAutofit/>
                        </wps:bodyPr>
                      </wps:wsp>
                      <wps:wsp>
                        <wps:cNvPr id="32" name="Right Arrow 19"/>
                        <wps:cNvSpPr>
                          <a:spLocks noChangeArrowheads="1"/>
                        </wps:cNvSpPr>
                        <wps:spPr bwMode="auto">
                          <a:xfrm rot="-7835052">
                            <a:off x="2046" y="20707"/>
                            <a:ext cx="1925" cy="733"/>
                          </a:xfrm>
                          <a:prstGeom prst="rightArrow">
                            <a:avLst>
                              <a:gd name="adj1" fmla="val 50000"/>
                              <a:gd name="adj2" fmla="val 50007"/>
                            </a:avLst>
                          </a:prstGeom>
                          <a:solidFill>
                            <a:srgbClr val="4F81BD"/>
                          </a:solidFill>
                          <a:ln w="25400">
                            <a:solidFill>
                              <a:srgbClr val="243F60"/>
                            </a:solidFill>
                            <a:miter lim="800000"/>
                            <a:headEnd/>
                            <a:tailEnd/>
                          </a:ln>
                        </wps:spPr>
                        <wps:txbx>
                          <w:txbxContent>
                            <w:p w:rsidR="00B166A3" w:rsidRDefault="00B166A3" w:rsidP="00B166A3">
                              <w:pPr>
                                <w:rPr>
                                  <w:rFonts w:eastAsia="Times New Roman"/>
                                </w:rPr>
                              </w:pPr>
                            </w:p>
                          </w:txbxContent>
                        </wps:txbx>
                        <wps:bodyPr rot="0" vert="horz" wrap="square" lIns="91440" tIns="45720" rIns="91440" bIns="45720" anchor="ctr" anchorCtr="0" upright="1">
                          <a:noAutofit/>
                        </wps:bodyPr>
                      </wps:wsp>
                      <wps:wsp>
                        <wps:cNvPr id="33" name="Right Arrow 20"/>
                        <wps:cNvSpPr>
                          <a:spLocks noChangeArrowheads="1"/>
                        </wps:cNvSpPr>
                        <wps:spPr bwMode="auto">
                          <a:xfrm rot="-3555208">
                            <a:off x="1714" y="6454"/>
                            <a:ext cx="1925" cy="733"/>
                          </a:xfrm>
                          <a:prstGeom prst="rightArrow">
                            <a:avLst>
                              <a:gd name="adj1" fmla="val 50000"/>
                              <a:gd name="adj2" fmla="val 50007"/>
                            </a:avLst>
                          </a:prstGeom>
                          <a:solidFill>
                            <a:srgbClr val="4F81BD"/>
                          </a:solidFill>
                          <a:ln w="25400">
                            <a:solidFill>
                              <a:srgbClr val="243F60"/>
                            </a:solidFill>
                            <a:miter lim="800000"/>
                            <a:headEnd/>
                            <a:tailEnd/>
                          </a:ln>
                        </wps:spPr>
                        <wps:txbx>
                          <w:txbxContent>
                            <w:p w:rsidR="00B166A3" w:rsidRDefault="00B166A3" w:rsidP="00B166A3">
                              <w:pPr>
                                <w:rPr>
                                  <w:rFonts w:eastAsia="Times New Roman"/>
                                </w:rPr>
                              </w:pPr>
                            </w:p>
                          </w:txbxContent>
                        </wps:txbx>
                        <wps:bodyPr rot="0" vert="horz" wrap="square" lIns="91440" tIns="45720" rIns="91440" bIns="45720" anchor="ctr" anchorCtr="0" upright="1">
                          <a:noAutofit/>
                        </wps:bodyPr>
                      </wps:wsp>
                      <wps:wsp>
                        <wps:cNvPr id="34" name="Circular Arrow 12"/>
                        <wps:cNvSpPr>
                          <a:spLocks/>
                        </wps:cNvSpPr>
                        <wps:spPr bwMode="auto">
                          <a:xfrm>
                            <a:off x="11423" y="10802"/>
                            <a:ext cx="6232" cy="6160"/>
                          </a:xfrm>
                          <a:custGeom>
                            <a:avLst/>
                            <a:gdLst>
                              <a:gd name="T0" fmla="*/ 55743 w 1295400"/>
                              <a:gd name="T1" fmla="*/ 217363 h 1219200"/>
                              <a:gd name="T2" fmla="*/ 341938 w 1295400"/>
                              <a:gd name="T3" fmla="*/ 43181 h 1219200"/>
                              <a:gd name="T4" fmla="*/ 582457 w 1295400"/>
                              <a:gd name="T5" fmla="*/ 283611 h 1219200"/>
                              <a:gd name="T6" fmla="*/ 384748 w 1295400"/>
                              <a:gd name="T7" fmla="*/ 564687 h 1219200"/>
                              <a:gd name="T8" fmla="*/ 76325 w 1295400"/>
                              <a:gd name="T9" fmla="*/ 441866 h 1219200"/>
                              <a:gd name="T10" fmla="*/ 45016 w 1295400"/>
                              <a:gd name="T11" fmla="*/ 439158 h 1219200"/>
                              <a:gd name="T12" fmla="*/ 68313 w 1295400"/>
                              <a:gd name="T13" fmla="*/ 286965 h 1219200"/>
                              <a:gd name="T14" fmla="*/ 179261 w 1295400"/>
                              <a:gd name="T15" fmla="*/ 450774 h 1219200"/>
                              <a:gd name="T16" fmla="*/ 151876 w 1295400"/>
                              <a:gd name="T17" fmla="*/ 448404 h 1219200"/>
                              <a:gd name="T18" fmla="*/ 397440 w 1295400"/>
                              <a:gd name="T19" fmla="*/ 498966 h 1219200"/>
                              <a:gd name="T20" fmla="*/ 523523 w 1295400"/>
                              <a:gd name="T21" fmla="*/ 266171 h 1219200"/>
                              <a:gd name="T22" fmla="*/ 325380 w 1295400"/>
                              <a:gd name="T23" fmla="*/ 100399 h 1219200"/>
                              <a:gd name="T24" fmla="*/ 108529 w 1295400"/>
                              <a:gd name="T25" fmla="*/ 236068 h 1219200"/>
                              <a:gd name="T26" fmla="*/ 55743 w 1295400"/>
                              <a:gd name="T27" fmla="*/ 217363 h 1219200"/>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 name="T42" fmla="*/ 0 w 1295400"/>
                              <a:gd name="T43" fmla="*/ 0 h 1219200"/>
                              <a:gd name="T44" fmla="*/ 1295400 w 1295400"/>
                              <a:gd name="T45" fmla="*/ 1219200 h 1219200"/>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T42" t="T43" r="T44" b="T45"/>
                            <a:pathLst>
                              <a:path w="1295400" h="1219200">
                                <a:moveTo>
                                  <a:pt x="115884" y="430191"/>
                                </a:moveTo>
                                <a:cubicBezTo>
                                  <a:pt x="204859" y="200785"/>
                                  <a:pt x="450911" y="58219"/>
                                  <a:pt x="710850" y="85460"/>
                                </a:cubicBezTo>
                                <a:cubicBezTo>
                                  <a:pt x="977437" y="113398"/>
                                  <a:pt x="1186297" y="312163"/>
                                  <a:pt x="1210861" y="561304"/>
                                </a:cubicBezTo>
                                <a:cubicBezTo>
                                  <a:pt x="1235871" y="814971"/>
                                  <a:pt x="1062914" y="1049060"/>
                                  <a:pt x="799846" y="1117592"/>
                                </a:cubicBezTo>
                                <a:cubicBezTo>
                                  <a:pt x="551703" y="1182236"/>
                                  <a:pt x="288075" y="1082291"/>
                                  <a:pt x="158671" y="874513"/>
                                </a:cubicBezTo>
                                <a:lnTo>
                                  <a:pt x="93582" y="869152"/>
                                </a:lnTo>
                                <a:lnTo>
                                  <a:pt x="142015" y="567943"/>
                                </a:lnTo>
                                <a:lnTo>
                                  <a:pt x="372662" y="892142"/>
                                </a:lnTo>
                                <a:lnTo>
                                  <a:pt x="315733" y="887452"/>
                                </a:lnTo>
                                <a:cubicBezTo>
                                  <a:pt x="445182" y="1017024"/>
                                  <a:pt x="650160" y="1057204"/>
                                  <a:pt x="826231" y="987520"/>
                                </a:cubicBezTo>
                                <a:cubicBezTo>
                                  <a:pt x="1021775" y="910130"/>
                                  <a:pt x="1131192" y="717801"/>
                                  <a:pt x="1088344" y="526789"/>
                                </a:cubicBezTo>
                                <a:cubicBezTo>
                                  <a:pt x="1047550" y="344934"/>
                                  <a:pt x="878840" y="210560"/>
                                  <a:pt x="676427" y="198704"/>
                                </a:cubicBezTo>
                                <a:cubicBezTo>
                                  <a:pt x="477809" y="187071"/>
                                  <a:pt x="294448" y="296283"/>
                                  <a:pt x="225620" y="467210"/>
                                </a:cubicBezTo>
                                <a:lnTo>
                                  <a:pt x="115884" y="430191"/>
                                </a:lnTo>
                                <a:close/>
                              </a:path>
                            </a:pathLst>
                          </a:custGeom>
                          <a:solidFill>
                            <a:srgbClr val="4F81BD"/>
                          </a:solidFill>
                          <a:ln w="25400">
                            <a:solidFill>
                              <a:srgbClr val="243F60"/>
                            </a:solidFill>
                            <a:round/>
                            <a:headEnd/>
                            <a:tailEnd/>
                          </a:ln>
                        </wps:spPr>
                        <wps:txbx>
                          <w:txbxContent>
                            <w:p w:rsidR="00B166A3" w:rsidRDefault="00B166A3" w:rsidP="00B166A3">
                              <w:pPr>
                                <w:rPr>
                                  <w:rFonts w:eastAsia="Times New Roman"/>
                                </w:rPr>
                              </w:pP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2" o:spid="_x0000_s1026" style="position:absolute;margin-left:.5pt;margin-top:4.65pt;width:225.25pt;height:223.5pt;z-index:-251653120" coordsize="27971,277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St-Id figure" style="position:absolute;width:27971;height:27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26hDEAAAA2wAAAA8AAABkcnMvZG93bnJldi54bWxEj9FqAjEURN8L/kO4gi+lZlWoshpFREtV&#10;ELR+wHVz3V3c3KxJ1PXvTaHQx2FmzjCTWWMqcSfnS8sKet0EBHFmdcm5guPP6mMEwgdkjZVlUvAk&#10;D7Np622CqbYP3tP9EHIRIexTVFCEUKdS+qwgg75ra+Lona0zGKJ0udQOHxFuKtlPkk9psOS4UGBN&#10;i4Kyy+FmFFwH1TvnZ/eVrE6by3qpn2a7K5XqtJv5GESgJvyH/9rfWkF/CL9f4g+Q0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26hDEAAAA2wAAAA8AAAAAAAAAAAAAAAAA&#10;nwIAAGRycy9kb3ducmV2LnhtbFBLBQYAAAAABAAEAPcAAACQAwAAAAA=&#10;">
                  <v:imagedata r:id="rId9" o:title="St-Id figure" cropbottom="354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8" type="#_x0000_t13" style="position:absolute;left:13623;top:22;width:1832;height:7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npL0A&#10;AADbAAAADwAAAGRycy9kb3ducmV2LnhtbERPTYvCMBC9C/sfwizsTVNdEalGkQXBq1rQ45CMTbSZ&#10;dJuo3X+/OQgeH+97ue59Ix7URRdYwXhUgCDWwTiuFVTH7XAOIiZkg01gUvBHEdarj8ESSxOevKfH&#10;IdUih3AsUYFNqS2ljNqSxzgKLXHmLqHzmDLsamk6fOZw38hJUcykR8e5wWJLP5b07XD3Cs7T38pd&#10;65Meh51337qyaK97pb4++80CRKI+vcUv984omOSx+Uv+AXL1D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MunpL0AAADbAAAADwAAAAAAAAAAAAAAAACYAgAAZHJzL2Rvd25yZXYu&#10;eG1sUEsFBgAAAAAEAAQA9QAAAIIDAAAAAA==&#10;" adj="17062" fillcolor="#4f81bd" strokecolor="#243f60" strokeweight="2pt">
                  <v:textbox>
                    <w:txbxContent>
                      <w:p w:rsidR="00B166A3" w:rsidRDefault="00B166A3" w:rsidP="00B166A3">
                        <w:pPr>
                          <w:rPr>
                            <w:rFonts w:eastAsia="Times New Roman"/>
                          </w:rPr>
                        </w:pPr>
                      </w:p>
                    </w:txbxContent>
                  </v:textbox>
                </v:shape>
                <v:shape id="Right Arrow 16" o:spid="_x0000_s1029" type="#_x0000_t13" style="position:absolute;left:24800;top:6456;width:1925;height:733;rotation:391871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shMMA&#10;AADbAAAADwAAAGRycy9kb3ducmV2LnhtbESP0WoCMRRE34X+Q7iCb5pVRNytUbYFwQfBav2Ay+Z2&#10;s3VzsySprv36Rij4OMzMGWa16W0rruRD41jBdJKBIK6cbrhWcP7cjpcgQkTW2DomBXcKsFm/DFZY&#10;aHfjI11PsRYJwqFABSbGrpAyVIYshonriJP35bzFmKSvpfZ4S3DbylmWLaTFhtOCwY7eDVWX049V&#10;4KeZOZTHNl+UH99nt/99m+fGKDUa9uUriEh9fIb/2zutYJbD40v6A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jshMMAAADbAAAADwAAAAAAAAAAAAAAAACYAgAAZHJzL2Rv&#10;d25yZXYueG1sUEsFBgAAAAAEAAQA9QAAAIgDAAAAAA==&#10;" adj="17487" fillcolor="#4f81bd" strokecolor="#243f60" strokeweight="2pt">
                  <v:textbox>
                    <w:txbxContent>
                      <w:p w:rsidR="00B166A3" w:rsidRDefault="00B166A3" w:rsidP="00B166A3">
                        <w:pPr>
                          <w:rPr>
                            <w:rFonts w:eastAsia="Times New Roman"/>
                          </w:rPr>
                        </w:pPr>
                      </w:p>
                    </w:txbxContent>
                  </v:textbox>
                </v:shape>
                <v:shape id="Right Arrow 17" o:spid="_x0000_s1030" type="#_x0000_t13" style="position:absolute;left:25201;top:20201;width:1925;height:734;rotation:8098089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37qMAA&#10;AADbAAAADwAAAGRycy9kb3ducmV2LnhtbERPz0vDMBS+C/sfwhN2s6kOZXTLRicMdpO1Ij0+kmdb&#10;bF5Kkq7df28OgseP7/f+uNhB3MiH3rGC5ywHQayd6blV8Fmfn7YgQkQ2ODgmBXcKcDysHvZYGDfz&#10;lW5VbEUK4VCggi7GsZAy6I4shsyNxIn7dt5iTNC30nicU7gd5Euev0mLPaeGDkd670j/VJNVME3l&#10;Rx1P9KX5qi+Nb+Yyf22VWj8u5Q5EpCX+i//cF6Ngk9anL+kHyMM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Y37qMAAAADbAAAADwAAAAAAAAAAAAAAAACYAgAAZHJzL2Rvd25y&#10;ZXYueG1sUEsFBgAAAAAEAAQA9QAAAIUDAAAAAA==&#10;" adj="17487" fillcolor="#4f81bd" strokecolor="#243f60" strokeweight="2pt">
                  <v:textbox>
                    <w:txbxContent>
                      <w:p w:rsidR="00B166A3" w:rsidRDefault="00B166A3" w:rsidP="00B166A3">
                        <w:pPr>
                          <w:rPr>
                            <w:rFonts w:eastAsia="Times New Roman"/>
                          </w:rPr>
                        </w:pPr>
                      </w:p>
                    </w:txbxContent>
                  </v:textbox>
                </v:shape>
                <v:shape id="Right Arrow 18" o:spid="_x0000_s1031" type="#_x0000_t13" style="position:absolute;left:13623;top:26972;width:1832;height:77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8PYcUA&#10;AADbAAAADwAAAGRycy9kb3ducmV2LnhtbESPQUvDQBSE74X+h+UVvBS7qUopMZsiiiDYg21F8fbI&#10;PrPR7NuQfTbpv3cFocdhZr5his3oW3WkPjaBDSwXGSjiKtiGawOvh8fLNagoyBbbwGTgRBE25XRS&#10;YG7DwDs67qVWCcIxRwNOpMu1jpUjj3EROuLkfYbeoyTZ19r2OCS4b/VVlq20x4bTgsOO7h1V3/sf&#10;b+ABvZzeb9bD1za4j7cXIXrezo25mI13t6CERjmH/9tP1sD1Ev6+pB+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jw9hxQAAANsAAAAPAAAAAAAAAAAAAAAAAJgCAABkcnMv&#10;ZG93bnJldi54bWxQSwUGAAAAAAQABAD1AAAAigMAAAAA&#10;" adj="17062" fillcolor="#4f81bd" strokecolor="#243f60" strokeweight="2pt">
                  <v:textbox>
                    <w:txbxContent>
                      <w:p w:rsidR="00B166A3" w:rsidRDefault="00B166A3" w:rsidP="00B166A3">
                        <w:pPr>
                          <w:rPr>
                            <w:rFonts w:eastAsia="Times New Roman"/>
                          </w:rPr>
                        </w:pPr>
                      </w:p>
                    </w:txbxContent>
                  </v:textbox>
                </v:shape>
                <v:shape id="Right Arrow 19" o:spid="_x0000_s1032" type="#_x0000_t13" style="position:absolute;left:2046;top:20707;width:1925;height:733;rotation:-8557966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EcsUA&#10;AADbAAAADwAAAGRycy9kb3ducmV2LnhtbESP3WrCQBSE7wt9h+UUetdstCAS3UhpEQKKtFqql4fs&#10;yU+TPRuya4xv3y0IXg4z8w2zXI2mFQP1rrasYBLFIIhzq2suFXwf1i9zEM4ja2wtk4IrOViljw9L&#10;TLS98BcNe1+KAGGXoILK+y6R0uUVGXSR7YiDV9jeoA+yL6Xu8RLgppXTOJ5JgzWHhQo7eq8ob/Zn&#10;o+BUbI5ZNvn5rH/NcNUfsjntto1Sz0/j2wKEp9Hfw7d2phW8T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jARyxQAAANsAAAAPAAAAAAAAAAAAAAAAAJgCAABkcnMv&#10;ZG93bnJldi54bWxQSwUGAAAAAAQABAD1AAAAigMAAAAA&#10;" adj="17487" fillcolor="#4f81bd" strokecolor="#243f60" strokeweight="2pt">
                  <v:textbox>
                    <w:txbxContent>
                      <w:p w:rsidR="00B166A3" w:rsidRDefault="00B166A3" w:rsidP="00B166A3">
                        <w:pPr>
                          <w:rPr>
                            <w:rFonts w:eastAsia="Times New Roman"/>
                          </w:rPr>
                        </w:pPr>
                      </w:p>
                    </w:txbxContent>
                  </v:textbox>
                </v:shape>
                <v:shape id="Right Arrow 20" o:spid="_x0000_s1033" type="#_x0000_t13" style="position:absolute;left:1714;top:6454;width:1925;height:733;rotation:-3883235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E08QA&#10;AADbAAAADwAAAGRycy9kb3ducmV2LnhtbESPQWvCQBSE70L/w/IK3nRTA2pTV6mCqAeF2B48PrKv&#10;SWj2bdhdY/z3bqHgcZiZb5jFqjeN6Mj52rKCt3ECgriwuuZSwffXdjQH4QOyxsYyKbiTh9XyZbDA&#10;TNsb59SdQykihH2GCqoQ2kxKX1Rk0I9tSxy9H+sMhihdKbXDW4SbRk6SZCoN1hwXKmxpU1Hxe74a&#10;BYdut6F5vq7d0fan2Ta9TN/XF6WGr/3nB4hAfXiG/9t7rSBN4e9L/AF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xNPEAAAA2wAAAA8AAAAAAAAAAAAAAAAAmAIAAGRycy9k&#10;b3ducmV2LnhtbFBLBQYAAAAABAAEAPUAAACJAwAAAAA=&#10;" adj="17487" fillcolor="#4f81bd" strokecolor="#243f60" strokeweight="2pt">
                  <v:textbox>
                    <w:txbxContent>
                      <w:p w:rsidR="00B166A3" w:rsidRDefault="00B166A3" w:rsidP="00B166A3">
                        <w:pPr>
                          <w:rPr>
                            <w:rFonts w:eastAsia="Times New Roman"/>
                          </w:rPr>
                        </w:pPr>
                      </w:p>
                    </w:txbxContent>
                  </v:textbox>
                </v:shape>
                <v:shape id="Circular Arrow 12" o:spid="_x0000_s1034" style="position:absolute;left:11423;top:10802;width:6232;height:6160;visibility:visible;mso-wrap-style:square;v-text-anchor:middle" coordsize="1295400,1219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6C8QA&#10;AADbAAAADwAAAGRycy9kb3ducmV2LnhtbESPQWsCMRSE74L/ITyhF6nZVpGyGkW2WgTpodpDj4/N&#10;c7O4eVmS6G7/vSkUPA4z8w2zXPe2ETfyoXas4GWSgSAuna65UvB92j2/gQgRWWPjmBT8UoD1ajhY&#10;Yq5dx190O8ZKJAiHHBWYGNtcylAashgmriVO3tl5izFJX0ntsUtw28jXLJtLizWnBYMtFYbKy/Fq&#10;FRTVx3tnP3/2fmeKcVf47WHWZEo9jfrNAkSkPj7C/+29VjCdwd+X9A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4OgvEAAAA2wAAAA8AAAAAAAAAAAAAAAAAmAIAAGRycy9k&#10;b3ducmV2LnhtbFBLBQYAAAAABAAEAPUAAACJAwAAAAA=&#10;" adj="-11796480,,5400" path="m115884,430191c204859,200785,450911,58219,710850,85460v266587,27938,475447,226703,500011,475844c1235871,814971,1062914,1049060,799846,1117592,551703,1182236,288075,1082291,158671,874513l93582,869152,142015,567943,372662,892142r-56929,-4690c445182,1017024,650160,1057204,826231,987520v195544,-77390,304961,-269719,262113,-460731c1047550,344934,878840,210560,676427,198704,477809,187071,294448,296283,225620,467210l115884,430191xe" fillcolor="#4f81bd" strokecolor="#243f60" strokeweight="2pt">
                  <v:stroke joinstyle="round"/>
                  <v:formulas/>
                  <v:path arrowok="t" o:connecttype="custom" o:connectlocs="268,1098;1645,218;2802,1433;1851,2853;367,2233;217,2219;329,1450;862,2278;731,2266;1912,2521;2519,1345;1565,507;522,1193;268,1098" o:connectangles="0,0,0,0,0,0,0,0,0,0,0,0,0,0" textboxrect="0,0,1295400,1219200"/>
                  <v:textbox>
                    <w:txbxContent>
                      <w:p w:rsidR="00B166A3" w:rsidRDefault="00B166A3" w:rsidP="00B166A3">
                        <w:pPr>
                          <w:rPr>
                            <w:rFonts w:eastAsia="Times New Roman"/>
                          </w:rPr>
                        </w:pPr>
                      </w:p>
                    </w:txbxContent>
                  </v:textbox>
                </v:shape>
                <w10:wrap type="tight"/>
              </v:group>
            </w:pict>
          </mc:Fallback>
        </mc:AlternateContent>
      </w:r>
      <w:r>
        <w:rPr>
          <w:noProof/>
        </w:rPr>
        <mc:AlternateContent>
          <mc:Choice Requires="wps">
            <w:drawing>
              <wp:anchor distT="0" distB="0" distL="114300" distR="114300" simplePos="0" relativeHeight="251665408" behindDoc="0" locked="0" layoutInCell="1" allowOverlap="1" wp14:anchorId="7BCA0DCE" wp14:editId="11809BB6">
                <wp:simplePos x="0" y="0"/>
                <wp:positionH relativeFrom="column">
                  <wp:posOffset>6350</wp:posOffset>
                </wp:positionH>
                <wp:positionV relativeFrom="paragraph">
                  <wp:posOffset>2935605</wp:posOffset>
                </wp:positionV>
                <wp:extent cx="2797175" cy="200025"/>
                <wp:effectExtent l="0" t="2540" r="0" b="0"/>
                <wp:wrapTight wrapText="bothSides">
                  <wp:wrapPolygon edited="0">
                    <wp:start x="-74" y="0"/>
                    <wp:lineTo x="-74" y="20571"/>
                    <wp:lineTo x="21600" y="20571"/>
                    <wp:lineTo x="21600" y="0"/>
                    <wp:lineTo x="-74" y="0"/>
                  </wp:wrapPolygon>
                </wp:wrapTight>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7175" cy="200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66A3" w:rsidRPr="00F35EF7" w:rsidRDefault="00B166A3" w:rsidP="00B166A3">
                            <w:pPr>
                              <w:pStyle w:val="Caption"/>
                              <w:rPr>
                                <w:rFonts w:cstheme="minorHAnsi"/>
                              </w:rPr>
                            </w:pPr>
                            <w:r>
                              <w:t xml:space="preserve">Figure </w:t>
                            </w:r>
                            <w:r w:rsidR="004D2955">
                              <w:fldChar w:fldCharType="begin"/>
                            </w:r>
                            <w:r w:rsidR="004D2955">
                              <w:instrText xml:space="preserve"> SEQ Figure \* ARABIC </w:instrText>
                            </w:r>
                            <w:r w:rsidR="004D2955">
                              <w:fldChar w:fldCharType="separate"/>
                            </w:r>
                            <w:r w:rsidR="00E466EC">
                              <w:rPr>
                                <w:noProof/>
                              </w:rPr>
                              <w:t>1</w:t>
                            </w:r>
                            <w:r w:rsidR="004D2955">
                              <w:rPr>
                                <w:noProof/>
                              </w:rPr>
                              <w:fldChar w:fldCharType="end"/>
                            </w:r>
                            <w:r>
                              <w:t>: 6 Steps of Structural Identification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5" o:spid="_x0000_s1035" type="#_x0000_t202" style="position:absolute;margin-left:.5pt;margin-top:231.15pt;width:220.25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" stroked="f">
                <v:textbox inset="0,0,0,0">
                  <w:txbxContent>
                    <w:p w:rsidR="00B166A3" w:rsidRPr="00F35EF7" w:rsidRDefault="00B166A3" w:rsidP="00B166A3">
                      <w:pPr>
                        <w:pStyle w:val="Caption"/>
                        <w:rPr>
                          <w:rFonts w:cstheme="minorHAnsi"/>
                        </w:rPr>
                      </w:pPr>
                      <w:r>
                        <w:t xml:space="preserve">Figure </w:t>
                      </w:r>
                      <w:fldSimple w:instr=" SEQ Figure \* ARABIC ">
                        <w:r w:rsidR="00E466EC">
                          <w:rPr>
                            <w:noProof/>
                          </w:rPr>
                          <w:t>1</w:t>
                        </w:r>
                      </w:fldSimple>
                      <w:r>
                        <w:t>: 6 Steps of Structural Identification</w:t>
                      </w:r>
                    </w:p>
                  </w:txbxContent>
                </v:textbox>
                <w10:wrap type="tight"/>
              </v:shape>
            </w:pict>
          </mc:Fallback>
        </mc:AlternateContent>
      </w:r>
      <w:r w:rsidR="00713C02" w:rsidRPr="00713C02">
        <w:rPr>
          <w:rFonts w:cstheme="minorHAnsi"/>
        </w:rPr>
        <w:t xml:space="preserve">The term structural identification </w:t>
      </w:r>
      <w:r w:rsidR="00713C02">
        <w:rPr>
          <w:rFonts w:cstheme="minorHAnsi"/>
        </w:rPr>
        <w:t xml:space="preserve">(St-Id) </w:t>
      </w:r>
      <w:r w:rsidR="00713C02" w:rsidRPr="00713C02">
        <w:rPr>
          <w:rFonts w:cstheme="minorHAnsi"/>
        </w:rPr>
        <w:t>is an adaptation of the system</w:t>
      </w:r>
      <w:r w:rsidR="00713C02">
        <w:rPr>
          <w:rFonts w:cstheme="minorHAnsi"/>
        </w:rPr>
        <w:t xml:space="preserve"> </w:t>
      </w:r>
      <w:r w:rsidR="00713C02" w:rsidRPr="00713C02">
        <w:rPr>
          <w:rFonts w:cstheme="minorHAnsi"/>
        </w:rPr>
        <w:t>identification concept from systems and control engineering to</w:t>
      </w:r>
      <w:r w:rsidR="00713C02">
        <w:rPr>
          <w:rFonts w:cstheme="minorHAnsi"/>
        </w:rPr>
        <w:t xml:space="preserve"> </w:t>
      </w:r>
      <w:r w:rsidR="00713C02" w:rsidRPr="00713C02">
        <w:rPr>
          <w:rFonts w:cstheme="minorHAnsi"/>
        </w:rPr>
        <w:t xml:space="preserve">structural engineering of constructed systems. </w:t>
      </w:r>
      <w:r w:rsidR="00B3127E">
        <w:rPr>
          <w:rFonts w:cstheme="minorHAnsi"/>
          <w:color w:val="000000"/>
        </w:rPr>
        <w:t>Douglas and Reid</w:t>
      </w:r>
      <w:r w:rsidR="00D82E91" w:rsidRPr="00D82E91">
        <w:rPr>
          <w:rFonts w:cstheme="minorHAnsi"/>
          <w:color w:val="000000"/>
        </w:rPr>
        <w:t xml:space="preserve"> were early pioneers in applying the</w:t>
      </w:r>
      <w:r w:rsidR="00D82E91">
        <w:rPr>
          <w:rFonts w:cstheme="minorHAnsi"/>
          <w:color w:val="000000"/>
        </w:rPr>
        <w:t xml:space="preserve"> </w:t>
      </w:r>
      <w:r w:rsidR="00D82E91" w:rsidRPr="00D82E91">
        <w:rPr>
          <w:rFonts w:cstheme="minorHAnsi"/>
          <w:color w:val="000000"/>
        </w:rPr>
        <w:t>St-Id concept to characterize the lateral response characteristics of</w:t>
      </w:r>
      <w:r w:rsidR="00D82E91">
        <w:rPr>
          <w:rFonts w:cstheme="minorHAnsi"/>
          <w:color w:val="000000"/>
        </w:rPr>
        <w:t xml:space="preserve"> </w:t>
      </w:r>
      <w:r w:rsidR="00D82E91" w:rsidRPr="00D82E91">
        <w:rPr>
          <w:rFonts w:cstheme="minorHAnsi"/>
          <w:color w:val="000000"/>
        </w:rPr>
        <w:t>highway bridge</w:t>
      </w:r>
      <w:r w:rsidR="00D82E91">
        <w:rPr>
          <w:rFonts w:cstheme="minorHAnsi"/>
          <w:color w:val="000000"/>
        </w:rPr>
        <w:t>s</w:t>
      </w:r>
      <w:r w:rsidR="00D82E91" w:rsidRPr="00D82E91">
        <w:rPr>
          <w:rFonts w:cstheme="minorHAnsi"/>
          <w:color w:val="000000"/>
        </w:rPr>
        <w:t xml:space="preserve"> by pull-release testing</w:t>
      </w:r>
      <w:r w:rsidR="00B3127E" w:rsidRPr="00B3127E">
        <w:rPr>
          <w:rFonts w:cstheme="minorHAnsi"/>
          <w:color w:val="000000"/>
        </w:rPr>
        <w:t xml:space="preserve"> </w:t>
      </w:r>
      <w:sdt>
        <w:sdtPr>
          <w:rPr>
            <w:rFonts w:cstheme="minorHAnsi"/>
            <w:color w:val="000000"/>
          </w:rPr>
          <w:id w:val="-930895800"/>
          <w:citation/>
        </w:sdtPr>
        <w:sdtEndPr/>
        <w:sdtContent>
          <w:r w:rsidR="00B3127E">
            <w:rPr>
              <w:rFonts w:cstheme="minorHAnsi"/>
              <w:color w:val="000000"/>
            </w:rPr>
            <w:fldChar w:fldCharType="begin"/>
          </w:r>
          <w:r w:rsidR="00B3127E">
            <w:rPr>
              <w:rFonts w:cstheme="minorHAnsi"/>
              <w:color w:val="000000"/>
            </w:rPr>
            <w:instrText xml:space="preserve">CITATION Dou82 \n  \t  \l 1033 </w:instrText>
          </w:r>
          <w:r w:rsidR="00B3127E">
            <w:rPr>
              <w:rFonts w:cstheme="minorHAnsi"/>
              <w:color w:val="000000"/>
            </w:rPr>
            <w:fldChar w:fldCharType="separate"/>
          </w:r>
          <w:r w:rsidR="00D97863" w:rsidRPr="00D97863">
            <w:rPr>
              <w:rFonts w:cstheme="minorHAnsi"/>
              <w:noProof/>
              <w:color w:val="000000"/>
            </w:rPr>
            <w:t>(1982)</w:t>
          </w:r>
          <w:r w:rsidR="00B3127E">
            <w:rPr>
              <w:rFonts w:cstheme="minorHAnsi"/>
              <w:color w:val="000000"/>
            </w:rPr>
            <w:fldChar w:fldCharType="end"/>
          </w:r>
        </w:sdtContent>
      </w:sdt>
      <w:r w:rsidR="00D82E91" w:rsidRPr="00D82E91">
        <w:rPr>
          <w:rFonts w:cstheme="minorHAnsi"/>
          <w:color w:val="000000"/>
        </w:rPr>
        <w:t>.</w:t>
      </w:r>
      <w:r w:rsidR="00D82E91" w:rsidRPr="00D82E91">
        <w:rPr>
          <w:rFonts w:cstheme="minorHAnsi"/>
        </w:rPr>
        <w:t xml:space="preserve"> </w:t>
      </w:r>
      <w:r w:rsidR="00D82E91">
        <w:rPr>
          <w:rFonts w:cstheme="minorHAnsi"/>
        </w:rPr>
        <w:t xml:space="preserve"> </w:t>
      </w:r>
      <w:proofErr w:type="spellStart"/>
      <w:r w:rsidR="00D82E91">
        <w:rPr>
          <w:rFonts w:cstheme="minorHAnsi"/>
        </w:rPr>
        <w:t>Gobel</w:t>
      </w:r>
      <w:proofErr w:type="spellEnd"/>
      <w:r w:rsidR="00D82E91">
        <w:rPr>
          <w:rFonts w:cstheme="minorHAnsi"/>
        </w:rPr>
        <w:t>, Shultz and Commander leveraged a version of the St-Id concept for testing bridges under crawl loads since 1989</w:t>
      </w:r>
      <w:sdt>
        <w:sdtPr>
          <w:rPr>
            <w:rFonts w:cstheme="minorHAnsi"/>
          </w:rPr>
          <w:id w:val="-311867284"/>
          <w:citation/>
        </w:sdtPr>
        <w:sdtEndPr/>
        <w:sdtContent>
          <w:r w:rsidR="00B3127E">
            <w:rPr>
              <w:rFonts w:cstheme="minorHAnsi"/>
            </w:rPr>
            <w:fldChar w:fldCharType="begin"/>
          </w:r>
          <w:r w:rsidR="00B3127E">
            <w:rPr>
              <w:rFonts w:cstheme="minorHAnsi"/>
            </w:rPr>
            <w:instrText xml:space="preserve">CITATION Gob91 \n  \t  \l 1033 </w:instrText>
          </w:r>
          <w:r w:rsidR="00B3127E">
            <w:rPr>
              <w:rFonts w:cstheme="minorHAnsi"/>
            </w:rPr>
            <w:fldChar w:fldCharType="separate"/>
          </w:r>
          <w:r w:rsidR="00D97863">
            <w:rPr>
              <w:rFonts w:cstheme="minorHAnsi"/>
              <w:noProof/>
            </w:rPr>
            <w:t xml:space="preserve"> </w:t>
          </w:r>
          <w:r w:rsidR="00D97863" w:rsidRPr="00D97863">
            <w:rPr>
              <w:rFonts w:cstheme="minorHAnsi"/>
              <w:noProof/>
            </w:rPr>
            <w:t>(1991)</w:t>
          </w:r>
          <w:r w:rsidR="00B3127E">
            <w:rPr>
              <w:rFonts w:cstheme="minorHAnsi"/>
            </w:rPr>
            <w:fldChar w:fldCharType="end"/>
          </w:r>
        </w:sdtContent>
      </w:sdt>
      <w:r w:rsidR="00D82E91">
        <w:rPr>
          <w:rFonts w:cstheme="minorHAnsi"/>
        </w:rPr>
        <w:t>. The w</w:t>
      </w:r>
      <w:r w:rsidR="00713C02">
        <w:rPr>
          <w:rFonts w:cstheme="minorHAnsi"/>
        </w:rPr>
        <w:t>riter ha</w:t>
      </w:r>
      <w:r w:rsidR="00D82E91">
        <w:rPr>
          <w:rFonts w:cstheme="minorHAnsi"/>
        </w:rPr>
        <w:t>s</w:t>
      </w:r>
      <w:r w:rsidR="00713C02">
        <w:rPr>
          <w:rFonts w:cstheme="minorHAnsi"/>
        </w:rPr>
        <w:t xml:space="preserve"> </w:t>
      </w:r>
      <w:r w:rsidR="00C9766A">
        <w:rPr>
          <w:rFonts w:cstheme="minorHAnsi"/>
        </w:rPr>
        <w:t>led an ASCE expert committee that issued a state-o</w:t>
      </w:r>
      <w:r w:rsidR="00B3127E">
        <w:rPr>
          <w:rFonts w:cstheme="minorHAnsi"/>
        </w:rPr>
        <w:t xml:space="preserve">f-the-art report on St-Id </w:t>
      </w:r>
      <w:sdt>
        <w:sdtPr>
          <w:rPr>
            <w:rFonts w:cstheme="minorHAnsi"/>
          </w:rPr>
          <w:id w:val="-64035789"/>
          <w:citation/>
        </w:sdtPr>
        <w:sdtEndPr/>
        <w:sdtContent>
          <w:r w:rsidR="00B3127E">
            <w:rPr>
              <w:rFonts w:cstheme="minorHAnsi"/>
            </w:rPr>
            <w:fldChar w:fldCharType="begin"/>
          </w:r>
          <w:r w:rsidR="00B3127E">
            <w:rPr>
              <w:rFonts w:cstheme="minorHAnsi"/>
            </w:rPr>
            <w:instrText xml:space="preserve">CITATION Çat13 \n  \t  \l 1033 </w:instrText>
          </w:r>
          <w:r w:rsidR="00B3127E">
            <w:rPr>
              <w:rFonts w:cstheme="minorHAnsi"/>
            </w:rPr>
            <w:fldChar w:fldCharType="separate"/>
          </w:r>
          <w:r w:rsidR="00D97863" w:rsidRPr="00D97863">
            <w:rPr>
              <w:rFonts w:cstheme="minorHAnsi"/>
              <w:noProof/>
            </w:rPr>
            <w:t>(2013)</w:t>
          </w:r>
          <w:r w:rsidR="00B3127E">
            <w:rPr>
              <w:rFonts w:cstheme="minorHAnsi"/>
            </w:rPr>
            <w:fldChar w:fldCharType="end"/>
          </w:r>
        </w:sdtContent>
      </w:sdt>
      <w:r w:rsidR="00C9766A">
        <w:rPr>
          <w:rFonts w:cstheme="minorHAnsi"/>
        </w:rPr>
        <w:t xml:space="preserve">. The ASCE Committee </w:t>
      </w:r>
      <w:r w:rsidR="00D82E91">
        <w:rPr>
          <w:rFonts w:cstheme="minorHAnsi"/>
        </w:rPr>
        <w:t xml:space="preserve">formulated a </w:t>
      </w:r>
      <w:r w:rsidR="0045018A" w:rsidRPr="00D82E91">
        <w:rPr>
          <w:rFonts w:cstheme="minorHAnsi"/>
        </w:rPr>
        <w:t xml:space="preserve">6-step </w:t>
      </w:r>
      <w:r w:rsidR="004B4BA0">
        <w:rPr>
          <w:rFonts w:cstheme="minorHAnsi"/>
        </w:rPr>
        <w:t xml:space="preserve">iterative </w:t>
      </w:r>
      <w:r w:rsidR="0045018A" w:rsidRPr="00D82E91">
        <w:rPr>
          <w:rFonts w:cstheme="minorHAnsi"/>
        </w:rPr>
        <w:t xml:space="preserve">process, summarized below, </w:t>
      </w:r>
      <w:r w:rsidR="00D82E91">
        <w:rPr>
          <w:rFonts w:cstheme="minorHAnsi"/>
        </w:rPr>
        <w:t xml:space="preserve">to construct, calibrate and </w:t>
      </w:r>
      <w:r w:rsidR="00FC56F0" w:rsidRPr="00D82E91">
        <w:rPr>
          <w:rFonts w:cstheme="minorHAnsi"/>
        </w:rPr>
        <w:t>utilize a field-calibrated finite element model</w:t>
      </w:r>
      <w:r w:rsidR="00FC56F0" w:rsidRPr="00713C02">
        <w:rPr>
          <w:rFonts w:cstheme="minorHAnsi"/>
        </w:rPr>
        <w:t xml:space="preserve"> to </w:t>
      </w:r>
      <w:r w:rsidR="00C9766A">
        <w:rPr>
          <w:rFonts w:cstheme="minorHAnsi"/>
        </w:rPr>
        <w:t xml:space="preserve">capture, </w:t>
      </w:r>
      <w:r w:rsidR="00D82E91">
        <w:rPr>
          <w:rFonts w:cstheme="minorHAnsi"/>
        </w:rPr>
        <w:t>quantify</w:t>
      </w:r>
      <w:r w:rsidR="00C9766A">
        <w:rPr>
          <w:rFonts w:cstheme="minorHAnsi"/>
        </w:rPr>
        <w:t xml:space="preserve"> and simulate</w:t>
      </w:r>
      <w:r w:rsidR="00D82E91">
        <w:rPr>
          <w:rFonts w:cstheme="minorHAnsi"/>
        </w:rPr>
        <w:t xml:space="preserve"> </w:t>
      </w:r>
      <w:r w:rsidR="00FC56F0" w:rsidRPr="00713C02">
        <w:rPr>
          <w:rFonts w:cstheme="minorHAnsi"/>
        </w:rPr>
        <w:t xml:space="preserve">the </w:t>
      </w:r>
      <w:r w:rsidR="00C9766A">
        <w:rPr>
          <w:rFonts w:cstheme="minorHAnsi"/>
        </w:rPr>
        <w:t xml:space="preserve">elements and </w:t>
      </w:r>
      <w:r w:rsidR="00FC56F0" w:rsidRPr="00713C02">
        <w:rPr>
          <w:rFonts w:cstheme="minorHAnsi"/>
        </w:rPr>
        <w:t>mechanisms that influence the load effects</w:t>
      </w:r>
      <w:r w:rsidR="00C9766A">
        <w:rPr>
          <w:rFonts w:cstheme="minorHAnsi"/>
        </w:rPr>
        <w:t xml:space="preserve"> such as intrinsic forces</w:t>
      </w:r>
      <w:r w:rsidR="00D82E91">
        <w:rPr>
          <w:rFonts w:cstheme="minorHAnsi"/>
        </w:rPr>
        <w:t xml:space="preserve">, </w:t>
      </w:r>
      <w:r w:rsidR="00C9766A">
        <w:rPr>
          <w:rFonts w:cstheme="minorHAnsi"/>
        </w:rPr>
        <w:t xml:space="preserve">live loads, corresponding </w:t>
      </w:r>
      <w:r w:rsidR="00D82E91">
        <w:rPr>
          <w:rFonts w:cstheme="minorHAnsi"/>
        </w:rPr>
        <w:t>internal actions</w:t>
      </w:r>
      <w:r w:rsidR="00FC56F0" w:rsidRPr="00713C02">
        <w:rPr>
          <w:rFonts w:cstheme="minorHAnsi"/>
        </w:rPr>
        <w:t xml:space="preserve"> and </w:t>
      </w:r>
      <w:r w:rsidR="00D82E91">
        <w:rPr>
          <w:rFonts w:cstheme="minorHAnsi"/>
        </w:rPr>
        <w:t xml:space="preserve">the </w:t>
      </w:r>
      <w:r w:rsidR="00FC56F0" w:rsidRPr="00713C02">
        <w:rPr>
          <w:rFonts w:cstheme="minorHAnsi"/>
        </w:rPr>
        <w:t>responses of all the critical elements of the bridge system.</w:t>
      </w:r>
      <w:r w:rsidR="00146FA6" w:rsidRPr="00713C02">
        <w:rPr>
          <w:rFonts w:cstheme="minorHAnsi"/>
        </w:rPr>
        <w:t xml:space="preserve"> </w:t>
      </w:r>
      <w:r w:rsidR="002528F2" w:rsidRPr="00713C02">
        <w:rPr>
          <w:rFonts w:cstheme="minorHAnsi"/>
        </w:rPr>
        <w:t xml:space="preserve">The </w:t>
      </w:r>
      <w:r w:rsidR="00146FA6" w:rsidRPr="00713C02">
        <w:rPr>
          <w:rFonts w:cstheme="minorHAnsi"/>
        </w:rPr>
        <w:t>St-Id process ensure</w:t>
      </w:r>
      <w:r w:rsidR="00D82E91">
        <w:rPr>
          <w:rFonts w:cstheme="minorHAnsi"/>
        </w:rPr>
        <w:t>s that</w:t>
      </w:r>
      <w:r w:rsidR="00146FA6" w:rsidRPr="00713C02">
        <w:rPr>
          <w:rFonts w:cstheme="minorHAnsi"/>
        </w:rPr>
        <w:t xml:space="preserve"> a load test is </w:t>
      </w:r>
      <w:r w:rsidR="00D82E91">
        <w:rPr>
          <w:rFonts w:cstheme="minorHAnsi"/>
        </w:rPr>
        <w:t xml:space="preserve">planned, designed and </w:t>
      </w:r>
      <w:r w:rsidR="00146FA6" w:rsidRPr="00713C02">
        <w:rPr>
          <w:rFonts w:cstheme="minorHAnsi"/>
        </w:rPr>
        <w:t xml:space="preserve">performed competently and safely. </w:t>
      </w:r>
      <w:r w:rsidR="00146FA6">
        <w:t>Furthermore, it can be leveraged beyond the load rating to provide additional in</w:t>
      </w:r>
      <w:r w:rsidR="00D82E91">
        <w:t xml:space="preserve">sight on </w:t>
      </w:r>
      <w:r w:rsidR="00146FA6">
        <w:t xml:space="preserve">the </w:t>
      </w:r>
      <w:r w:rsidR="00D82E91">
        <w:t xml:space="preserve">behaviors of </w:t>
      </w:r>
      <w:r w:rsidR="00146FA6">
        <w:t>bridge system and thus increase the value of the load test</w:t>
      </w:r>
      <w:r w:rsidR="00D82E91">
        <w:t xml:space="preserve"> such as </w:t>
      </w:r>
      <w:r w:rsidR="007070ED">
        <w:t xml:space="preserve">using it </w:t>
      </w:r>
      <w:r w:rsidR="00D82E91">
        <w:t>to design</w:t>
      </w:r>
      <w:r w:rsidR="007070ED">
        <w:t xml:space="preserve"> the sequencing of </w:t>
      </w:r>
      <w:r w:rsidR="00D82E91">
        <w:t xml:space="preserve">repair and/or </w:t>
      </w:r>
      <w:r w:rsidR="004B4BA0">
        <w:t xml:space="preserve">retrofit </w:t>
      </w:r>
      <w:r w:rsidR="007070ED">
        <w:t>measures</w:t>
      </w:r>
      <w:r w:rsidR="004B4BA0">
        <w:t xml:space="preserve">. Each </w:t>
      </w:r>
      <w:r w:rsidR="00C9766A">
        <w:t xml:space="preserve">of the </w:t>
      </w:r>
      <w:r w:rsidR="007070ED">
        <w:t>s</w:t>
      </w:r>
      <w:r w:rsidR="004B4BA0">
        <w:t>tep</w:t>
      </w:r>
      <w:r w:rsidR="00C9766A">
        <w:t>s</w:t>
      </w:r>
      <w:r w:rsidR="004B4BA0">
        <w:t xml:space="preserve"> of St-Id is described in the following:</w:t>
      </w:r>
    </w:p>
    <w:p w:rsidR="004B4BA0" w:rsidRDefault="004B4BA0" w:rsidP="004B4BA0">
      <w:pPr>
        <w:autoSpaceDE w:val="0"/>
        <w:autoSpaceDN w:val="0"/>
        <w:adjustRightInd w:val="0"/>
        <w:spacing w:after="0"/>
      </w:pPr>
    </w:p>
    <w:p w:rsidR="00582D7A" w:rsidRDefault="004B4BA0" w:rsidP="005F61BC">
      <w:pPr>
        <w:autoSpaceDE w:val="0"/>
        <w:autoSpaceDN w:val="0"/>
        <w:adjustRightInd w:val="0"/>
        <w:spacing w:after="120"/>
      </w:pPr>
      <w:r w:rsidRPr="00431F61">
        <w:rPr>
          <w:rStyle w:val="Heading2Char"/>
        </w:rPr>
        <w:t xml:space="preserve">St-Id </w:t>
      </w:r>
      <w:r w:rsidR="00FC56F0" w:rsidRPr="00431F61">
        <w:rPr>
          <w:rStyle w:val="Heading2Char"/>
        </w:rPr>
        <w:t>Step 1</w:t>
      </w:r>
      <w:r w:rsidRPr="00431F61">
        <w:rPr>
          <w:rStyle w:val="Heading2Char"/>
        </w:rPr>
        <w:t>:</w:t>
      </w:r>
      <w:r w:rsidR="00FC56F0">
        <w:t xml:space="preserve"> </w:t>
      </w:r>
      <w:r w:rsidR="00431F61">
        <w:t xml:space="preserve"> </w:t>
      </w:r>
      <w:r>
        <w:t xml:space="preserve"> </w:t>
      </w:r>
      <w:r w:rsidR="00FC56F0">
        <w:t xml:space="preserve">Establish clear objectives for the </w:t>
      </w:r>
      <w:r>
        <w:t xml:space="preserve">St-Id </w:t>
      </w:r>
      <w:r w:rsidR="00FC56F0">
        <w:t xml:space="preserve">effort and identify critical constraints </w:t>
      </w:r>
      <w:r>
        <w:t xml:space="preserve">and any missing information </w:t>
      </w:r>
      <w:r w:rsidR="00FC56F0">
        <w:t xml:space="preserve">by </w:t>
      </w:r>
      <w:r w:rsidR="00C9766A">
        <w:t xml:space="preserve">meeting with the owner and </w:t>
      </w:r>
      <w:r>
        <w:t>visit</w:t>
      </w:r>
      <w:r w:rsidR="00C9766A">
        <w:t>ing</w:t>
      </w:r>
      <w:r>
        <w:t xml:space="preserve"> the bridge. Co</w:t>
      </w:r>
      <w:r w:rsidR="00FC56F0">
        <w:t>llect</w:t>
      </w:r>
      <w:r w:rsidR="00D23B27">
        <w:t xml:space="preserve"> and evaluate </w:t>
      </w:r>
      <w:r w:rsidR="00C9766A">
        <w:t xml:space="preserve">the </w:t>
      </w:r>
      <w:r w:rsidR="00D23B27">
        <w:t xml:space="preserve">reliability of </w:t>
      </w:r>
      <w:r w:rsidR="00C9766A">
        <w:t xml:space="preserve">all </w:t>
      </w:r>
      <w:r w:rsidR="00FC56F0">
        <w:t>avai</w:t>
      </w:r>
      <w:r w:rsidR="00D23B27">
        <w:t xml:space="preserve">lable legacy data and information. </w:t>
      </w:r>
      <w:r w:rsidR="00C9766A">
        <w:t xml:space="preserve"> O</w:t>
      </w:r>
      <w:r w:rsidR="00582D7A">
        <w:t xml:space="preserve">bjectives </w:t>
      </w:r>
      <w:r w:rsidR="00C9766A">
        <w:t xml:space="preserve">that are in addition to load rating, such as how to effectively repair or retrofit the bridge, or an </w:t>
      </w:r>
      <w:r w:rsidR="00582D7A">
        <w:t xml:space="preserve">evaluation of the substructure </w:t>
      </w:r>
      <w:r w:rsidR="00C9766A">
        <w:t xml:space="preserve">and foundations for safety and </w:t>
      </w:r>
      <w:r w:rsidR="00582D7A">
        <w:t>s</w:t>
      </w:r>
      <w:r w:rsidR="00C9766A">
        <w:t xml:space="preserve">cour </w:t>
      </w:r>
      <w:r w:rsidR="007070ED">
        <w:t xml:space="preserve">or even for reuse, </w:t>
      </w:r>
      <w:r w:rsidR="00C9766A">
        <w:t xml:space="preserve">may be included. </w:t>
      </w:r>
    </w:p>
    <w:p w:rsidR="00955AD2" w:rsidRDefault="006F5FAC" w:rsidP="005F61BC">
      <w:pPr>
        <w:spacing w:after="120"/>
        <w:rPr>
          <w:noProof/>
        </w:rPr>
      </w:pPr>
      <w:r w:rsidRPr="00431F61">
        <w:rPr>
          <w:rStyle w:val="Heading2Char"/>
        </w:rPr>
        <w:t xml:space="preserve">St-Id </w:t>
      </w:r>
      <w:r w:rsidR="00FC56F0" w:rsidRPr="00431F61">
        <w:rPr>
          <w:rStyle w:val="Heading2Char"/>
        </w:rPr>
        <w:t>Step 2</w:t>
      </w:r>
      <w:r w:rsidRPr="00431F61">
        <w:rPr>
          <w:rStyle w:val="Heading2Char"/>
        </w:rPr>
        <w:t>:</w:t>
      </w:r>
      <w:r w:rsidR="00FC56F0">
        <w:t xml:space="preserve"> </w:t>
      </w:r>
      <w:r w:rsidR="00431F61">
        <w:t xml:space="preserve"> </w:t>
      </w:r>
      <w:r w:rsidR="00FC56F0">
        <w:t xml:space="preserve">Observe the bridge system </w:t>
      </w:r>
      <w:r w:rsidR="00C9766A">
        <w:t xml:space="preserve">and measure selected responses </w:t>
      </w:r>
      <w:r w:rsidR="00FC56F0">
        <w:t>under different operational and environmental conditions</w:t>
      </w:r>
      <w:r w:rsidR="00C9766A">
        <w:t xml:space="preserve"> to</w:t>
      </w:r>
      <w:r w:rsidR="00FC56F0">
        <w:t xml:space="preserve"> conceptualize the system </w:t>
      </w:r>
      <w:r w:rsidR="0060540E">
        <w:t xml:space="preserve">for a-priori modelling. This includes </w:t>
      </w:r>
      <w:r w:rsidR="00C9766A">
        <w:t xml:space="preserve">checking the </w:t>
      </w:r>
      <w:r w:rsidR="0060540E">
        <w:t>dimension</w:t>
      </w:r>
      <w:r w:rsidR="00C9766A">
        <w:t>s, sampling and</w:t>
      </w:r>
      <w:r w:rsidR="0060540E">
        <w:t xml:space="preserve"> </w:t>
      </w:r>
      <w:r w:rsidR="00C9766A">
        <w:t xml:space="preserve">coring to </w:t>
      </w:r>
      <w:r w:rsidR="0060540E">
        <w:t>verify material properties</w:t>
      </w:r>
      <w:r w:rsidR="00C9766A">
        <w:t>, scanning for rebar details,</w:t>
      </w:r>
      <w:r w:rsidR="0060540E">
        <w:t xml:space="preserve"> and </w:t>
      </w:r>
      <w:r w:rsidR="00C9766A">
        <w:t xml:space="preserve">boring to evaluate the soil conditions. The data and insight from these studies will help construct a </w:t>
      </w:r>
      <w:r w:rsidR="007E068B">
        <w:t xml:space="preserve">3D </w:t>
      </w:r>
      <w:r w:rsidR="00C9766A">
        <w:t xml:space="preserve">FE model that will simulate </w:t>
      </w:r>
      <w:r w:rsidR="0060540E">
        <w:t xml:space="preserve">the </w:t>
      </w:r>
      <w:r w:rsidR="00C9766A">
        <w:t xml:space="preserve">important </w:t>
      </w:r>
      <w:r w:rsidR="0060540E">
        <w:t xml:space="preserve">structural mechanisms. </w:t>
      </w:r>
      <w:r w:rsidR="00C9766A">
        <w:t xml:space="preserve"> </w:t>
      </w:r>
      <w:r w:rsidR="007E068B">
        <w:t>A m</w:t>
      </w:r>
      <w:r w:rsidR="0060540E">
        <w:t xml:space="preserve">odel-builder must have experience with FE </w:t>
      </w:r>
      <w:r w:rsidR="0060540E">
        <w:lastRenderedPageBreak/>
        <w:t xml:space="preserve">modelling, as well as an understanding of </w:t>
      </w:r>
      <w:r w:rsidR="007E068B">
        <w:t xml:space="preserve">the </w:t>
      </w:r>
      <w:r w:rsidR="0060540E">
        <w:t>kinetics and kinematics of the constructed system</w:t>
      </w:r>
      <w:r w:rsidR="007E068B">
        <w:t xml:space="preserve"> by actual on-site visits and observations</w:t>
      </w:r>
      <w:r w:rsidR="0060540E">
        <w:t xml:space="preserve">. </w:t>
      </w:r>
      <w:r w:rsidR="007E068B">
        <w:t xml:space="preserve"> </w:t>
      </w:r>
      <w:r w:rsidR="0060540E">
        <w:t xml:space="preserve">It is important to note that an infinite number of FE models can be constructed that are geometrically consistent with the structure, but </w:t>
      </w:r>
      <w:r w:rsidR="007E068B">
        <w:t xml:space="preserve">may still </w:t>
      </w:r>
      <w:r w:rsidR="0060540E">
        <w:t>fall short of accurately capturing the behavior of the structure.</w:t>
      </w:r>
      <w:r w:rsidR="00CA732D" w:rsidRPr="00CA732D">
        <w:rPr>
          <w:noProof/>
        </w:rPr>
        <w:t xml:space="preserve"> </w:t>
      </w:r>
      <w:r w:rsidR="007E068B">
        <w:rPr>
          <w:noProof/>
        </w:rPr>
        <w:t xml:space="preserve">Given that the model should simulate all movements, restraints, joint and member deformations and mechanisms such as </w:t>
      </w:r>
      <w:r w:rsidR="009B2040">
        <w:rPr>
          <w:noProof/>
        </w:rPr>
        <w:t xml:space="preserve">degree of </w:t>
      </w:r>
      <w:r w:rsidR="007E068B">
        <w:rPr>
          <w:noProof/>
        </w:rPr>
        <w:t xml:space="preserve">composite action, and continuity between spans and or approaches as well as any soil pressures, selecting the </w:t>
      </w:r>
      <w:r w:rsidR="009B2040">
        <w:rPr>
          <w:noProof/>
        </w:rPr>
        <w:t>appropriate</w:t>
      </w:r>
      <w:r w:rsidR="007E068B">
        <w:rPr>
          <w:noProof/>
        </w:rPr>
        <w:t xml:space="preserve"> </w:t>
      </w:r>
      <w:r w:rsidR="00AF2287">
        <w:rPr>
          <w:noProof/>
        </w:rPr>
        <w:t xml:space="preserve">mesh </w:t>
      </w:r>
      <w:r w:rsidR="007E068B">
        <w:rPr>
          <w:noProof/>
        </w:rPr>
        <w:t xml:space="preserve">resolution </w:t>
      </w:r>
      <w:r w:rsidR="00AF2287">
        <w:rPr>
          <w:noProof/>
        </w:rPr>
        <w:t xml:space="preserve">and element choices </w:t>
      </w:r>
      <w:r w:rsidR="007E068B">
        <w:rPr>
          <w:noProof/>
        </w:rPr>
        <w:t xml:space="preserve">becomes important. </w:t>
      </w:r>
    </w:p>
    <w:p w:rsidR="008422DD" w:rsidRDefault="00955AD2" w:rsidP="005F61BC">
      <w:pPr>
        <w:spacing w:after="120"/>
        <w:rPr>
          <w:noProof/>
        </w:rPr>
      </w:pPr>
      <w:r>
        <w:rPr>
          <w:noProof/>
        </w:rPr>
        <w:t>Furthermore, b</w:t>
      </w:r>
      <w:r w:rsidR="003241DF">
        <w:rPr>
          <w:noProof/>
        </w:rPr>
        <w:t xml:space="preserve">oundary conditions and connectivity between elements must be considered and modelled effectively. The </w:t>
      </w:r>
      <w:r w:rsidR="00375CF2">
        <w:rPr>
          <w:noProof/>
        </w:rPr>
        <w:t xml:space="preserve">example </w:t>
      </w:r>
      <w:r w:rsidR="003241DF">
        <w:rPr>
          <w:noProof/>
        </w:rPr>
        <w:t xml:space="preserve">FE model </w:t>
      </w:r>
      <w:r w:rsidR="0030042C">
        <w:rPr>
          <w:noProof/>
        </w:rPr>
        <w:t xml:space="preserve">in </w:t>
      </w:r>
      <w:r w:rsidR="0030042C">
        <w:rPr>
          <w:noProof/>
        </w:rPr>
        <w:fldChar w:fldCharType="begin"/>
      </w:r>
      <w:r w:rsidR="0030042C">
        <w:rPr>
          <w:noProof/>
        </w:rPr>
        <w:instrText xml:space="preserve"> REF _Ref420507032 \h </w:instrText>
      </w:r>
      <w:r w:rsidR="0030042C">
        <w:rPr>
          <w:noProof/>
        </w:rPr>
      </w:r>
      <w:r w:rsidR="0030042C">
        <w:rPr>
          <w:noProof/>
        </w:rPr>
        <w:fldChar w:fldCharType="separate"/>
      </w:r>
      <w:r w:rsidR="0030042C">
        <w:t xml:space="preserve">Figure </w:t>
      </w:r>
      <w:r w:rsidR="0030042C">
        <w:rPr>
          <w:noProof/>
        </w:rPr>
        <w:t>2</w:t>
      </w:r>
      <w:r w:rsidR="0030042C">
        <w:rPr>
          <w:noProof/>
        </w:rPr>
        <w:fldChar w:fldCharType="end"/>
      </w:r>
      <w:r w:rsidR="0030042C">
        <w:rPr>
          <w:noProof/>
        </w:rPr>
        <w:t xml:space="preserve"> &amp; </w:t>
      </w:r>
      <w:r w:rsidR="0030042C">
        <w:rPr>
          <w:noProof/>
        </w:rPr>
        <w:fldChar w:fldCharType="begin"/>
      </w:r>
      <w:r w:rsidR="0030042C">
        <w:rPr>
          <w:noProof/>
        </w:rPr>
        <w:instrText xml:space="preserve"> REF _Ref420507127 \h </w:instrText>
      </w:r>
      <w:r w:rsidR="0030042C">
        <w:rPr>
          <w:noProof/>
        </w:rPr>
      </w:r>
      <w:r w:rsidR="0030042C">
        <w:rPr>
          <w:noProof/>
        </w:rPr>
        <w:fldChar w:fldCharType="separate"/>
      </w:r>
      <w:r w:rsidR="0030042C">
        <w:rPr>
          <w:noProof/>
        </w:rPr>
        <w:t>3</w:t>
      </w:r>
      <w:r w:rsidR="0030042C">
        <w:rPr>
          <w:noProof/>
        </w:rPr>
        <w:fldChar w:fldCharType="end"/>
      </w:r>
      <w:r w:rsidR="003241DF">
        <w:rPr>
          <w:noProof/>
        </w:rPr>
        <w:t xml:space="preserve"> was constructed by reduci</w:t>
      </w:r>
      <w:r w:rsidR="00375CF2">
        <w:rPr>
          <w:noProof/>
        </w:rPr>
        <w:t>ng the girders to beam elements</w:t>
      </w:r>
      <w:r w:rsidR="003241DF">
        <w:rPr>
          <w:noProof/>
        </w:rPr>
        <w:t xml:space="preserve"> </w:t>
      </w:r>
      <w:r w:rsidR="00375CF2">
        <w:rPr>
          <w:noProof/>
        </w:rPr>
        <w:t xml:space="preserve">and </w:t>
      </w:r>
      <w:r w:rsidR="003241DF">
        <w:rPr>
          <w:noProof/>
        </w:rPr>
        <w:t>modelling the deck and s</w:t>
      </w:r>
      <w:r w:rsidR="00375CF2">
        <w:rPr>
          <w:noProof/>
        </w:rPr>
        <w:t>id</w:t>
      </w:r>
      <w:r w:rsidR="003241DF">
        <w:rPr>
          <w:noProof/>
        </w:rPr>
        <w:t xml:space="preserve">ewalk with shell elements. Geometry was retained by connecting the elements with link elements which enforce relationships between degrees of freedom of the connected nodes. </w:t>
      </w:r>
      <w:r w:rsidR="00433147">
        <w:rPr>
          <w:noProof/>
        </w:rPr>
        <w:t>Boundary conditions are modelled as rotational</w:t>
      </w:r>
      <w:r>
        <w:rPr>
          <w:noProof/>
        </w:rPr>
        <w:t xml:space="preserve"> and </w:t>
      </w:r>
      <w:r w:rsidR="00433147">
        <w:rPr>
          <w:noProof/>
        </w:rPr>
        <w:t xml:space="preserve">translational springs. </w:t>
      </w:r>
      <w:r w:rsidR="0030042C">
        <w:rPr>
          <w:noProof/>
        </w:rPr>
        <w:t xml:space="preserve">Because the superstructure was the component of interest in this case, the effects from the substructure, foundations and soil could be described by the boundary springs. If a rating of the substructure through load testing is desired, this portion of the structure must also be modeled. </w:t>
      </w:r>
    </w:p>
    <w:p w:rsidR="00955AD2" w:rsidRDefault="008422DD" w:rsidP="00955AD2">
      <w:pPr>
        <w:keepNext/>
        <w:spacing w:after="120"/>
        <w:jc w:val="center"/>
      </w:pPr>
      <w:r>
        <w:rPr>
          <w:noProof/>
        </w:rPr>
        <w:drawing>
          <wp:inline distT="0" distB="0" distL="0" distR="0" wp14:anchorId="51BFDC2C" wp14:editId="486E561B">
            <wp:extent cx="3962400" cy="27341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bound.jpg"/>
                    <pic:cNvPicPr/>
                  </pic:nvPicPr>
                  <pic:blipFill>
                    <a:blip r:embed="rId10">
                      <a:extLst>
                        <a:ext uri="{28A0092B-C50C-407E-A947-70E740481C1C}">
                          <a14:useLocalDpi xmlns:a14="http://schemas.microsoft.com/office/drawing/2010/main" val="0"/>
                        </a:ext>
                      </a:extLst>
                    </a:blip>
                    <a:stretch>
                      <a:fillRect/>
                    </a:stretch>
                  </pic:blipFill>
                  <pic:spPr>
                    <a:xfrm>
                      <a:off x="0" y="0"/>
                      <a:ext cx="3962400" cy="2734125"/>
                    </a:xfrm>
                    <a:prstGeom prst="rect">
                      <a:avLst/>
                    </a:prstGeom>
                  </pic:spPr>
                </pic:pic>
              </a:graphicData>
            </a:graphic>
          </wp:inline>
        </w:drawing>
      </w:r>
    </w:p>
    <w:p w:rsidR="003241DF" w:rsidRDefault="00955AD2" w:rsidP="00955AD2">
      <w:pPr>
        <w:pStyle w:val="Caption"/>
        <w:jc w:val="center"/>
        <w:rPr>
          <w:noProof/>
        </w:rPr>
      </w:pPr>
      <w:bookmarkStart w:id="5" w:name="_Ref420507032"/>
      <w:r>
        <w:t xml:space="preserve">Figure </w:t>
      </w:r>
      <w:r w:rsidR="004D2955">
        <w:fldChar w:fldCharType="begin"/>
      </w:r>
      <w:r w:rsidR="004D2955">
        <w:instrText xml:space="preserve"> SEQ Figure \* ARABIC </w:instrText>
      </w:r>
      <w:r w:rsidR="004D2955">
        <w:fldChar w:fldCharType="separate"/>
      </w:r>
      <w:r w:rsidR="00E466EC">
        <w:rPr>
          <w:noProof/>
        </w:rPr>
        <w:t>2</w:t>
      </w:r>
      <w:r w:rsidR="004D2955">
        <w:rPr>
          <w:noProof/>
        </w:rPr>
        <w:fldChar w:fldCharType="end"/>
      </w:r>
      <w:bookmarkEnd w:id="5"/>
      <w:r>
        <w:t>: FE Characterization of Structural Components and Boundary Conditions</w:t>
      </w:r>
      <w:r w:rsidR="000F6DB2">
        <w:t xml:space="preserve"> of Superstructure</w:t>
      </w:r>
    </w:p>
    <w:p w:rsidR="00433147" w:rsidRDefault="003241DF" w:rsidP="008422DD">
      <w:pPr>
        <w:keepNext/>
        <w:spacing w:after="120"/>
        <w:jc w:val="center"/>
      </w:pPr>
      <w:r>
        <w:rPr>
          <w:noProof/>
        </w:rPr>
        <w:drawing>
          <wp:inline distT="0" distB="0" distL="0" distR="0" wp14:anchorId="4BEA26A5" wp14:editId="70D963CD">
            <wp:extent cx="4568003" cy="1716833"/>
            <wp:effectExtent l="0" t="0" r="4445"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Emodel.JPG"/>
                    <pic:cNvPicPr/>
                  </pic:nvPicPr>
                  <pic:blipFill rotWithShape="1">
                    <a:blip r:embed="rId11" cstate="print">
                      <a:extLst>
                        <a:ext uri="{28A0092B-C50C-407E-A947-70E740481C1C}">
                          <a14:useLocalDpi xmlns:a14="http://schemas.microsoft.com/office/drawing/2010/main" val="0"/>
                        </a:ext>
                      </a:extLst>
                    </a:blip>
                    <a:srcRect b="7382"/>
                    <a:stretch/>
                  </pic:blipFill>
                  <pic:spPr bwMode="auto">
                    <a:xfrm>
                      <a:off x="0" y="0"/>
                      <a:ext cx="4572000" cy="1718335"/>
                    </a:xfrm>
                    <a:prstGeom prst="rect">
                      <a:avLst/>
                    </a:prstGeom>
                    <a:ln>
                      <a:noFill/>
                    </a:ln>
                    <a:extLst>
                      <a:ext uri="{53640926-AAD7-44D8-BBD7-CCE9431645EC}">
                        <a14:shadowObscured xmlns:a14="http://schemas.microsoft.com/office/drawing/2010/main"/>
                      </a:ext>
                    </a:extLst>
                  </pic:spPr>
                </pic:pic>
              </a:graphicData>
            </a:graphic>
          </wp:inline>
        </w:drawing>
      </w:r>
    </w:p>
    <w:p w:rsidR="00433147" w:rsidRDefault="00433147" w:rsidP="00433147">
      <w:pPr>
        <w:pStyle w:val="Caption"/>
        <w:jc w:val="center"/>
      </w:pPr>
      <w:bookmarkStart w:id="6" w:name="_Ref420507127"/>
      <w:bookmarkStart w:id="7" w:name="_Ref420507045"/>
      <w:r>
        <w:t xml:space="preserve">Figure </w:t>
      </w:r>
      <w:r w:rsidR="004D2955">
        <w:fldChar w:fldCharType="begin"/>
      </w:r>
      <w:r w:rsidR="004D2955">
        <w:instrText xml:space="preserve"> SEQ Figure \* ARABIC </w:instrText>
      </w:r>
      <w:r w:rsidR="004D2955">
        <w:fldChar w:fldCharType="separate"/>
      </w:r>
      <w:r w:rsidR="00E466EC">
        <w:rPr>
          <w:noProof/>
        </w:rPr>
        <w:t>3</w:t>
      </w:r>
      <w:r w:rsidR="004D2955">
        <w:rPr>
          <w:noProof/>
        </w:rPr>
        <w:fldChar w:fldCharType="end"/>
      </w:r>
      <w:bookmarkEnd w:id="6"/>
      <w:r w:rsidR="008422DD">
        <w:t>: Example FE Model</w:t>
      </w:r>
      <w:bookmarkEnd w:id="7"/>
      <w:r w:rsidR="000F6DB2">
        <w:t xml:space="preserve"> of Superstructure</w:t>
      </w:r>
    </w:p>
    <w:p w:rsidR="005D4961" w:rsidRDefault="005D4961" w:rsidP="005F61BC">
      <w:pPr>
        <w:spacing w:after="120"/>
      </w:pPr>
      <w:r>
        <w:lastRenderedPageBreak/>
        <w:t xml:space="preserve">The completed a-priori model </w:t>
      </w:r>
      <w:r w:rsidR="00AF2287">
        <w:t xml:space="preserve">serves for </w:t>
      </w:r>
      <w:r>
        <w:t xml:space="preserve">sensitivity studies </w:t>
      </w:r>
      <w:r w:rsidR="00CD1CB0">
        <w:t xml:space="preserve">to </w:t>
      </w:r>
      <w:r w:rsidR="00AF2287">
        <w:t xml:space="preserve">estimate failure modes and the bounds of critical </w:t>
      </w:r>
      <w:r w:rsidR="00CD1CB0">
        <w:t>responses</w:t>
      </w:r>
      <w:r w:rsidR="00AF2287">
        <w:t xml:space="preserve"> that should be measured for a safe conduct of the test and for acquiring the data that will provide information to calibrate the model.  T</w:t>
      </w:r>
      <w:r w:rsidR="00CD1CB0">
        <w:t xml:space="preserve">his will </w:t>
      </w:r>
      <w:r w:rsidR="00AF2287">
        <w:t>help design the load levels and positions for the load test instru</w:t>
      </w:r>
      <w:r w:rsidR="00CD1CB0">
        <w:t>mentation and ensure</w:t>
      </w:r>
      <w:r w:rsidR="007E068B">
        <w:t xml:space="preserve"> that </w:t>
      </w:r>
      <w:r w:rsidR="00CD1CB0">
        <w:t xml:space="preserve">data captured during the load test will serve all </w:t>
      </w:r>
      <w:r w:rsidR="007E068B">
        <w:t>of the objectives</w:t>
      </w:r>
      <w:r w:rsidR="00CD1CB0">
        <w:t>.</w:t>
      </w:r>
      <w:r w:rsidR="005F61BC">
        <w:t xml:space="preserve"> </w:t>
      </w:r>
      <w:r w:rsidR="007E068B">
        <w:t xml:space="preserve">   </w:t>
      </w:r>
    </w:p>
    <w:p w:rsidR="00433147" w:rsidRDefault="005F61BC" w:rsidP="00FC56F0">
      <w:r w:rsidRPr="00431F61">
        <w:rPr>
          <w:rStyle w:val="Heading2Char"/>
        </w:rPr>
        <w:t xml:space="preserve">St-Id </w:t>
      </w:r>
      <w:r w:rsidR="0060540E" w:rsidRPr="00431F61">
        <w:rPr>
          <w:rStyle w:val="Heading2Char"/>
        </w:rPr>
        <w:t>Step 3</w:t>
      </w:r>
      <w:r w:rsidRPr="00431F61">
        <w:rPr>
          <w:rStyle w:val="Heading2Char"/>
        </w:rPr>
        <w:t>:</w:t>
      </w:r>
      <w:r w:rsidR="0060540E" w:rsidRPr="00431F61">
        <w:rPr>
          <w:rStyle w:val="Heading2Char"/>
        </w:rPr>
        <w:t xml:space="preserve"> </w:t>
      </w:r>
      <w:r w:rsidR="00431F61">
        <w:rPr>
          <w:rStyle w:val="Heading2Char"/>
        </w:rPr>
        <w:t xml:space="preserve"> </w:t>
      </w:r>
      <w:r>
        <w:t xml:space="preserve"> Instrument the bridge</w:t>
      </w:r>
      <w:r w:rsidR="003E4AA8">
        <w:t xml:space="preserve"> structure</w:t>
      </w:r>
      <w:r>
        <w:t xml:space="preserve"> </w:t>
      </w:r>
      <w:r w:rsidR="007010FC">
        <w:t xml:space="preserve">according to the established objectives and based upon results from the </w:t>
      </w:r>
      <w:r w:rsidR="007010FC" w:rsidRPr="007010FC">
        <w:rPr>
          <w:i/>
        </w:rPr>
        <w:t>a-priori</w:t>
      </w:r>
      <w:r w:rsidR="007010FC">
        <w:t xml:space="preserve"> model </w:t>
      </w:r>
      <w:r w:rsidR="00AF2287">
        <w:t>to p</w:t>
      </w:r>
      <w:r w:rsidR="0060540E">
        <w:t>erform operational monitoring</w:t>
      </w:r>
      <w:r>
        <w:t xml:space="preserve"> of critical </w:t>
      </w:r>
      <w:r w:rsidR="00252784">
        <w:t xml:space="preserve">temperatures, </w:t>
      </w:r>
      <w:r>
        <w:t xml:space="preserve">strains, rotations or tilts and displacements. </w:t>
      </w:r>
      <w:r w:rsidR="00BE06E4">
        <w:t xml:space="preserve">Even if the substructure is not to be rated as part of the load test, it is recommended the substructure be instrumented as well to monitor strain, tilt and displacement </w:t>
      </w:r>
      <w:r w:rsidR="003A7B6E">
        <w:t>and provide a means of ensuring it does not experience distress during the test</w:t>
      </w:r>
      <w:r w:rsidR="00BE06E4">
        <w:t xml:space="preserve">. </w:t>
      </w:r>
      <w:r w:rsidR="00AF2287">
        <w:t>For a typical bridge</w:t>
      </w:r>
      <w:r w:rsidR="007010FC">
        <w:t xml:space="preserve"> superstructure</w:t>
      </w:r>
      <w:r w:rsidR="00AF2287">
        <w:t xml:space="preserve"> span, a sensor density </w:t>
      </w:r>
      <w:r w:rsidR="00252784">
        <w:t>corresponding to</w:t>
      </w:r>
      <w:r w:rsidR="00721F1E">
        <w:t xml:space="preserve"> </w:t>
      </w:r>
      <w:r w:rsidR="00252784">
        <w:t>12</w:t>
      </w:r>
      <w:r w:rsidR="00B3127E">
        <w:t xml:space="preserve"> to </w:t>
      </w:r>
      <w:r w:rsidR="00252784">
        <w:t>2</w:t>
      </w:r>
      <w:r w:rsidR="00AF2287">
        <w:t>4</w:t>
      </w:r>
      <w:r w:rsidR="00252784">
        <w:t xml:space="preserve"> </w:t>
      </w:r>
      <w:r w:rsidR="00AF2287">
        <w:t>sensors would be recommended</w:t>
      </w:r>
      <w:r w:rsidR="007010FC">
        <w:t xml:space="preserve"> as shown in </w:t>
      </w:r>
      <w:r w:rsidR="007010FC">
        <w:fldChar w:fldCharType="begin"/>
      </w:r>
      <w:r w:rsidR="007010FC">
        <w:instrText xml:space="preserve"> REF _Ref420508897 \h </w:instrText>
      </w:r>
      <w:r w:rsidR="007010FC">
        <w:fldChar w:fldCharType="separate"/>
      </w:r>
      <w:r w:rsidR="007010FC">
        <w:t xml:space="preserve">Figure </w:t>
      </w:r>
      <w:r w:rsidR="007010FC">
        <w:rPr>
          <w:noProof/>
        </w:rPr>
        <w:t>4</w:t>
      </w:r>
      <w:r w:rsidR="007010FC">
        <w:fldChar w:fldCharType="end"/>
      </w:r>
      <w:r w:rsidR="00AF2287">
        <w:t xml:space="preserve">. It is important to have redundancy and </w:t>
      </w:r>
      <w:r w:rsidR="00252784">
        <w:t xml:space="preserve">a </w:t>
      </w:r>
      <w:r w:rsidR="00AF2287">
        <w:t>variety of sensors with appropriate gage lengths (0.5 –</w:t>
      </w:r>
      <w:r w:rsidR="00252784">
        <w:t xml:space="preserve"> 6 inches), sensitivity and accuracy</w:t>
      </w:r>
      <w:r w:rsidR="00AF2287">
        <w:t xml:space="preserve">. </w:t>
      </w:r>
    </w:p>
    <w:tbl>
      <w:tblPr>
        <w:tblStyle w:val="TableGrid"/>
        <w:tblpPr w:leftFromText="180" w:rightFromText="180" w:vertAnchor="text" w:horzAnchor="margin" w:tblpXSpec="center" w:tblpY="8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bottom w:w="43" w:type="dxa"/>
          <w:right w:w="0" w:type="dxa"/>
        </w:tblCellMar>
        <w:tblLook w:val="04A0" w:firstRow="1" w:lastRow="0" w:firstColumn="1" w:lastColumn="0" w:noHBand="0" w:noVBand="1"/>
      </w:tblPr>
      <w:tblGrid>
        <w:gridCol w:w="3138"/>
        <w:gridCol w:w="3123"/>
        <w:gridCol w:w="3109"/>
      </w:tblGrid>
      <w:tr w:rsidR="00A81E75" w:rsidTr="00A81E75">
        <w:tc>
          <w:tcPr>
            <w:tcW w:w="9370" w:type="dxa"/>
            <w:gridSpan w:val="3"/>
          </w:tcPr>
          <w:p w:rsidR="00A81E75" w:rsidRDefault="00A81E75" w:rsidP="00A81E75">
            <w:pPr>
              <w:keepNext/>
              <w:jc w:val="center"/>
            </w:pPr>
            <w:r>
              <w:rPr>
                <w:noProof/>
              </w:rPr>
              <w:drawing>
                <wp:inline distT="0" distB="0" distL="0" distR="0" wp14:anchorId="085EFF44" wp14:editId="3F7383F6">
                  <wp:extent cx="4997720" cy="19871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997720" cy="1987165"/>
                          </a:xfrm>
                          <a:prstGeom prst="rect">
                            <a:avLst/>
                          </a:prstGeom>
                        </pic:spPr>
                      </pic:pic>
                    </a:graphicData>
                  </a:graphic>
                </wp:inline>
              </w:drawing>
            </w:r>
          </w:p>
          <w:p w:rsidR="00A81E75" w:rsidRDefault="00A81E75" w:rsidP="00A81E75">
            <w:pPr>
              <w:pStyle w:val="Caption"/>
              <w:jc w:val="center"/>
            </w:pPr>
            <w:bookmarkStart w:id="8" w:name="_Ref420508897"/>
            <w:r>
              <w:t xml:space="preserve">Figure </w:t>
            </w:r>
            <w:r w:rsidR="004D2955">
              <w:fldChar w:fldCharType="begin"/>
            </w:r>
            <w:r w:rsidR="004D2955">
              <w:instrText xml:space="preserve"> SEQ Figure \* ARABIC </w:instrText>
            </w:r>
            <w:r w:rsidR="004D2955">
              <w:fldChar w:fldCharType="separate"/>
            </w:r>
            <w:r w:rsidR="00E466EC">
              <w:rPr>
                <w:noProof/>
              </w:rPr>
              <w:t>4</w:t>
            </w:r>
            <w:r w:rsidR="004D2955">
              <w:rPr>
                <w:noProof/>
              </w:rPr>
              <w:fldChar w:fldCharType="end"/>
            </w:r>
            <w:bookmarkEnd w:id="8"/>
            <w:r>
              <w:t>: Superstructure Instrumentation Example</w:t>
            </w:r>
          </w:p>
        </w:tc>
      </w:tr>
      <w:tr w:rsidR="00A81E75" w:rsidTr="00A81E75">
        <w:tc>
          <w:tcPr>
            <w:tcW w:w="3138" w:type="dxa"/>
          </w:tcPr>
          <w:p w:rsidR="00A81E75" w:rsidRDefault="00A81E75" w:rsidP="00A81E75">
            <w:pPr>
              <w:keepNext/>
              <w:jc w:val="center"/>
            </w:pPr>
            <w:r>
              <w:rPr>
                <w:noProof/>
              </w:rPr>
              <w:drawing>
                <wp:inline distT="0" distB="0" distL="0" distR="0" wp14:anchorId="4D9A3DF0" wp14:editId="3146F8FB">
                  <wp:extent cx="1666875" cy="10657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nge strain.jpg"/>
                          <pic:cNvPicPr/>
                        </pic:nvPicPr>
                        <pic:blipFill rotWithShape="1">
                          <a:blip r:embed="rId13" cstate="print">
                            <a:extLst>
                              <a:ext uri="{28A0092B-C50C-407E-A947-70E740481C1C}">
                                <a14:useLocalDpi xmlns:a14="http://schemas.microsoft.com/office/drawing/2010/main" val="0"/>
                              </a:ext>
                            </a:extLst>
                          </a:blip>
                          <a:srcRect t="7469" b="8955"/>
                          <a:stretch/>
                        </pic:blipFill>
                        <pic:spPr bwMode="auto">
                          <a:xfrm>
                            <a:off x="0" y="0"/>
                            <a:ext cx="1673352" cy="1069899"/>
                          </a:xfrm>
                          <a:prstGeom prst="rect">
                            <a:avLst/>
                          </a:prstGeom>
                          <a:ln>
                            <a:noFill/>
                          </a:ln>
                          <a:extLst>
                            <a:ext uri="{53640926-AAD7-44D8-BBD7-CCE9431645EC}">
                              <a14:shadowObscured xmlns:a14="http://schemas.microsoft.com/office/drawing/2010/main"/>
                            </a:ext>
                          </a:extLst>
                        </pic:spPr>
                      </pic:pic>
                    </a:graphicData>
                  </a:graphic>
                </wp:inline>
              </w:drawing>
            </w:r>
          </w:p>
          <w:p w:rsidR="00A81E75" w:rsidRDefault="00A81E75" w:rsidP="00FE17C3">
            <w:pPr>
              <w:pStyle w:val="Caption"/>
              <w:jc w:val="center"/>
            </w:pPr>
            <w:r>
              <w:t xml:space="preserve">Figure </w:t>
            </w:r>
            <w:r w:rsidR="004D2955">
              <w:fldChar w:fldCharType="begin"/>
            </w:r>
            <w:r w:rsidR="004D2955">
              <w:instrText xml:space="preserve"> SEQ Figure \* ARABIC </w:instrText>
            </w:r>
            <w:r w:rsidR="004D2955">
              <w:fldChar w:fldCharType="separate"/>
            </w:r>
            <w:r w:rsidR="00E466EC">
              <w:rPr>
                <w:noProof/>
              </w:rPr>
              <w:t>5</w:t>
            </w:r>
            <w:r w:rsidR="004D2955">
              <w:rPr>
                <w:noProof/>
              </w:rPr>
              <w:fldChar w:fldCharType="end"/>
            </w:r>
            <w:r>
              <w:t xml:space="preserve">: Strain Gages on </w:t>
            </w:r>
            <w:r w:rsidR="00FE17C3">
              <w:t>Girder</w:t>
            </w:r>
          </w:p>
        </w:tc>
        <w:tc>
          <w:tcPr>
            <w:tcW w:w="3123" w:type="dxa"/>
          </w:tcPr>
          <w:p w:rsidR="00A81E75" w:rsidRDefault="00A81E75" w:rsidP="00A81E75">
            <w:pPr>
              <w:keepNext/>
              <w:jc w:val="center"/>
            </w:pPr>
            <w:r>
              <w:rPr>
                <w:noProof/>
              </w:rPr>
              <w:drawing>
                <wp:inline distT="0" distB="0" distL="0" distR="0" wp14:anchorId="0ACA7207" wp14:editId="13853CE7">
                  <wp:extent cx="1568087"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ing pot.jpg"/>
                          <pic:cNvPicPr/>
                        </pic:nvPicPr>
                        <pic:blipFill rotWithShape="1">
                          <a:blip r:embed="rId14">
                            <a:extLst>
                              <a:ext uri="{28A0092B-C50C-407E-A947-70E740481C1C}">
                                <a14:useLocalDpi xmlns:a14="http://schemas.microsoft.com/office/drawing/2010/main" val="0"/>
                              </a:ext>
                            </a:extLst>
                          </a:blip>
                          <a:srcRect b="16418"/>
                          <a:stretch/>
                        </pic:blipFill>
                        <pic:spPr bwMode="auto">
                          <a:xfrm>
                            <a:off x="0" y="0"/>
                            <a:ext cx="1572768" cy="1069984"/>
                          </a:xfrm>
                          <a:prstGeom prst="rect">
                            <a:avLst/>
                          </a:prstGeom>
                          <a:ln>
                            <a:noFill/>
                          </a:ln>
                          <a:extLst>
                            <a:ext uri="{53640926-AAD7-44D8-BBD7-CCE9431645EC}">
                              <a14:shadowObscured xmlns:a14="http://schemas.microsoft.com/office/drawing/2010/main"/>
                            </a:ext>
                          </a:extLst>
                        </pic:spPr>
                      </pic:pic>
                    </a:graphicData>
                  </a:graphic>
                </wp:inline>
              </w:drawing>
            </w:r>
          </w:p>
          <w:p w:rsidR="00A81E75" w:rsidRDefault="00A81E75" w:rsidP="00A81E75">
            <w:pPr>
              <w:pStyle w:val="Caption"/>
              <w:jc w:val="center"/>
            </w:pPr>
            <w:r>
              <w:t xml:space="preserve">Figure </w:t>
            </w:r>
            <w:r w:rsidR="004D2955">
              <w:fldChar w:fldCharType="begin"/>
            </w:r>
            <w:r w:rsidR="004D2955">
              <w:instrText xml:space="preserve"> SEQ Figure \* ARABIC </w:instrText>
            </w:r>
            <w:r w:rsidR="004D2955">
              <w:fldChar w:fldCharType="separate"/>
            </w:r>
            <w:r w:rsidR="00E466EC">
              <w:rPr>
                <w:noProof/>
              </w:rPr>
              <w:t>6</w:t>
            </w:r>
            <w:r w:rsidR="004D2955">
              <w:rPr>
                <w:noProof/>
              </w:rPr>
              <w:fldChar w:fldCharType="end"/>
            </w:r>
            <w:r>
              <w:t>: String Potentiometer</w:t>
            </w:r>
          </w:p>
        </w:tc>
        <w:tc>
          <w:tcPr>
            <w:tcW w:w="3109" w:type="dxa"/>
          </w:tcPr>
          <w:p w:rsidR="00A81E75" w:rsidRDefault="00A81E75" w:rsidP="00A81E75">
            <w:pPr>
              <w:keepNext/>
              <w:jc w:val="center"/>
            </w:pPr>
            <w:r>
              <w:rPr>
                <w:noProof/>
              </w:rPr>
              <w:drawing>
                <wp:inline distT="0" distB="0" distL="0" distR="0" wp14:anchorId="797E32E5" wp14:editId="7973783E">
                  <wp:extent cx="1476375"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l.jpg"/>
                          <pic:cNvPicPr/>
                        </pic:nvPicPr>
                        <pic:blipFill>
                          <a:blip r:embed="rId15">
                            <a:extLst>
                              <a:ext uri="{28A0092B-C50C-407E-A947-70E740481C1C}">
                                <a14:useLocalDpi xmlns:a14="http://schemas.microsoft.com/office/drawing/2010/main" val="0"/>
                              </a:ext>
                            </a:extLst>
                          </a:blip>
                          <a:stretch>
                            <a:fillRect/>
                          </a:stretch>
                        </pic:blipFill>
                        <pic:spPr>
                          <a:xfrm>
                            <a:off x="0" y="0"/>
                            <a:ext cx="1481328" cy="1070379"/>
                          </a:xfrm>
                          <a:prstGeom prst="rect">
                            <a:avLst/>
                          </a:prstGeom>
                        </pic:spPr>
                      </pic:pic>
                    </a:graphicData>
                  </a:graphic>
                </wp:inline>
              </w:drawing>
            </w:r>
          </w:p>
          <w:p w:rsidR="00A81E75" w:rsidRDefault="00A81E75" w:rsidP="00A81E75">
            <w:pPr>
              <w:pStyle w:val="Caption"/>
              <w:jc w:val="center"/>
            </w:pPr>
            <w:r>
              <w:t xml:space="preserve">Figure </w:t>
            </w:r>
            <w:r w:rsidR="004D2955">
              <w:fldChar w:fldCharType="begin"/>
            </w:r>
            <w:r w:rsidR="004D2955">
              <w:instrText xml:space="preserve"> SEQ Figure \* ARABIC </w:instrText>
            </w:r>
            <w:r w:rsidR="004D2955">
              <w:fldChar w:fldCharType="separate"/>
            </w:r>
            <w:r w:rsidR="00E466EC">
              <w:rPr>
                <w:noProof/>
              </w:rPr>
              <w:t>7</w:t>
            </w:r>
            <w:r w:rsidR="004D2955">
              <w:rPr>
                <w:noProof/>
              </w:rPr>
              <w:fldChar w:fldCharType="end"/>
            </w:r>
            <w:r>
              <w:t>: TML's Measure Joint Movement</w:t>
            </w:r>
          </w:p>
        </w:tc>
      </w:tr>
    </w:tbl>
    <w:p w:rsidR="001721DC" w:rsidRDefault="001721DC" w:rsidP="00FC56F0"/>
    <w:p w:rsidR="00CA7115" w:rsidRDefault="00AF2287" w:rsidP="00FC56F0">
      <w:r>
        <w:t>The load test is performed by positioning a number of trucks to incrementally increasing load levels up to the target proof load level.</w:t>
      </w:r>
      <w:r w:rsidR="003F6B6D">
        <w:t xml:space="preserve"> </w:t>
      </w:r>
      <w:r>
        <w:t xml:space="preserve">It is desirable to repeat operational monitoring following the load test. </w:t>
      </w:r>
      <w:r w:rsidR="000D1323">
        <w:t>Th</w:t>
      </w:r>
      <w:r>
        <w:t xml:space="preserve">e load test will require </w:t>
      </w:r>
      <w:r w:rsidR="000D1323">
        <w:t>extensive plann</w:t>
      </w:r>
      <w:r>
        <w:t xml:space="preserve">ing, </w:t>
      </w:r>
      <w:r w:rsidR="000D1323">
        <w:t>rehears</w:t>
      </w:r>
      <w:r>
        <w:t xml:space="preserve">als </w:t>
      </w:r>
      <w:r w:rsidR="000D1323">
        <w:t>and execut</w:t>
      </w:r>
      <w:r>
        <w:t xml:space="preserve">ion </w:t>
      </w:r>
      <w:r w:rsidR="000D1323">
        <w:t xml:space="preserve">by specialized engineers </w:t>
      </w:r>
      <w:r>
        <w:t xml:space="preserve">who will monitor bridge responses in real-time as trucks are positioned for increased increments of load. </w:t>
      </w:r>
      <w:r w:rsidR="003A7B6E">
        <w:t xml:space="preserve">If the structure begins to show signs of distress (i.e. non-linear behavior), testing must be terminated. </w:t>
      </w:r>
      <w:r w:rsidR="00ED419B">
        <w:t xml:space="preserve">Based on limited field experience, </w:t>
      </w:r>
      <w:r w:rsidR="00BE06E4">
        <w:t xml:space="preserve">target </w:t>
      </w:r>
      <w:r w:rsidR="00ED419B">
        <w:t>l</w:t>
      </w:r>
      <w:r w:rsidR="00C04FA4">
        <w:t xml:space="preserve">oads of </w:t>
      </w:r>
      <w:r>
        <w:t xml:space="preserve">at least 2 to 2.5 times the legal load </w:t>
      </w:r>
      <w:r w:rsidR="00C04FA4">
        <w:t xml:space="preserve">may be warranted </w:t>
      </w:r>
      <w:r>
        <w:t xml:space="preserve">during a proof load test in order to activate all of the critical response mechanisms of a bridge. This is quite different from the recommendations of the AASHTO Manual suggesting load levels of about 1.5 times the rating load. If a bridge exhibits any signs of distress such as cracking or yielding at less than 2.5 times the rating load, such a </w:t>
      </w:r>
      <w:r>
        <w:lastRenderedPageBreak/>
        <w:t>bridge should indeed be posted.</w:t>
      </w:r>
      <w:r w:rsidR="00252784">
        <w:t xml:space="preserve"> It is desirable to include strain and tilt measurements of the substructures during such a test. </w:t>
      </w:r>
    </w:p>
    <w:p w:rsidR="00E466EC" w:rsidRDefault="00CA7115" w:rsidP="00E466EC">
      <w:pPr>
        <w:keepNext/>
        <w:spacing w:after="0"/>
      </w:pPr>
      <w:r>
        <w:rPr>
          <w:noProof/>
        </w:rPr>
        <w:drawing>
          <wp:inline distT="0" distB="0" distL="0" distR="0" wp14:anchorId="5609A753" wp14:editId="4B650B65">
            <wp:extent cx="2906233" cy="1275907"/>
            <wp:effectExtent l="0" t="0" r="889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eamproo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1048" cy="1278021"/>
                    </a:xfrm>
                    <a:prstGeom prst="rect">
                      <a:avLst/>
                    </a:prstGeom>
                  </pic:spPr>
                </pic:pic>
              </a:graphicData>
            </a:graphic>
          </wp:inline>
        </w:drawing>
      </w:r>
      <w:r>
        <w:rPr>
          <w:noProof/>
        </w:rPr>
        <w:drawing>
          <wp:inline distT="0" distB="0" distL="0" distR="0" wp14:anchorId="7E72FF46" wp14:editId="1CB81B9D">
            <wp:extent cx="3072130" cy="12801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roof.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72130" cy="1280160"/>
                    </a:xfrm>
                    <a:prstGeom prst="rect">
                      <a:avLst/>
                    </a:prstGeom>
                  </pic:spPr>
                </pic:pic>
              </a:graphicData>
            </a:graphic>
          </wp:inline>
        </w:drawing>
      </w:r>
    </w:p>
    <w:p w:rsidR="00E466EC" w:rsidRDefault="00E466EC" w:rsidP="00E466EC">
      <w:pPr>
        <w:pStyle w:val="Caption"/>
        <w:jc w:val="center"/>
      </w:pPr>
      <w:r>
        <w:t xml:space="preserve">Figure </w:t>
      </w:r>
      <w:r w:rsidR="004D2955">
        <w:fldChar w:fldCharType="begin"/>
      </w:r>
      <w:r w:rsidR="004D2955">
        <w:instrText xml:space="preserve"> SEQ Figure \* ARABIC </w:instrText>
      </w:r>
      <w:r w:rsidR="004D2955">
        <w:fldChar w:fldCharType="separate"/>
      </w:r>
      <w:r>
        <w:rPr>
          <w:noProof/>
        </w:rPr>
        <w:t>8</w:t>
      </w:r>
      <w:r w:rsidR="004D2955">
        <w:rPr>
          <w:noProof/>
        </w:rPr>
        <w:fldChar w:fldCharType="end"/>
      </w:r>
      <w:r>
        <w:t xml:space="preserve">: </w:t>
      </w:r>
      <w:r w:rsidRPr="002C086A">
        <w:t>Proo</w:t>
      </w:r>
      <w:r>
        <w:t>f Level Loading of Arch Span</w:t>
      </w:r>
      <w:r>
        <w:tab/>
      </w:r>
      <w:r>
        <w:tab/>
      </w:r>
      <w:r w:rsidRPr="00E466EC">
        <w:t xml:space="preserve"> </w:t>
      </w:r>
      <w:r>
        <w:t xml:space="preserve">Figure </w:t>
      </w:r>
      <w:fldSimple w:instr=" SEQ Figure \* ARABIC ">
        <w:r>
          <w:rPr>
            <w:noProof/>
          </w:rPr>
          <w:t>9</w:t>
        </w:r>
      </w:fldSimple>
      <w:r>
        <w:t xml:space="preserve">: </w:t>
      </w:r>
      <w:r w:rsidRPr="003029F6">
        <w:t>Proof Level Loading of T-Beam Bridge</w:t>
      </w:r>
    </w:p>
    <w:p w:rsidR="00CD1CB0" w:rsidRDefault="0005777B" w:rsidP="00565192">
      <w:r w:rsidRPr="0056103B">
        <w:rPr>
          <w:noProof/>
        </w:rPr>
        <w:drawing>
          <wp:anchor distT="0" distB="0" distL="114300" distR="114300" simplePos="0" relativeHeight="251660288" behindDoc="1" locked="0" layoutInCell="1" allowOverlap="1" wp14:anchorId="7050C507" wp14:editId="65A39CFE">
            <wp:simplePos x="0" y="0"/>
            <wp:positionH relativeFrom="column">
              <wp:posOffset>3257550</wp:posOffset>
            </wp:positionH>
            <wp:positionV relativeFrom="paragraph">
              <wp:posOffset>1475105</wp:posOffset>
            </wp:positionV>
            <wp:extent cx="2743200" cy="1295400"/>
            <wp:effectExtent l="0" t="0" r="0" b="0"/>
            <wp:wrapSquare wrapText="bothSides"/>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008D452D">
        <w:rPr>
          <w:noProof/>
        </w:rPr>
        <mc:AlternateContent>
          <mc:Choice Requires="wps">
            <w:drawing>
              <wp:anchor distT="0" distB="0" distL="114300" distR="114300" simplePos="0" relativeHeight="251677696" behindDoc="0" locked="0" layoutInCell="1" allowOverlap="1" wp14:anchorId="50CABB6D" wp14:editId="0C8527CE">
                <wp:simplePos x="0" y="0"/>
                <wp:positionH relativeFrom="column">
                  <wp:posOffset>3257550</wp:posOffset>
                </wp:positionH>
                <wp:positionV relativeFrom="paragraph">
                  <wp:posOffset>1268730</wp:posOffset>
                </wp:positionV>
                <wp:extent cx="2743200" cy="139700"/>
                <wp:effectExtent l="0" t="0" r="0" b="0"/>
                <wp:wrapSquare wrapText="bothSides"/>
                <wp:docPr id="19"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3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103B" w:rsidRPr="00A471AB" w:rsidRDefault="0056103B" w:rsidP="0056103B">
                            <w:pPr>
                              <w:pStyle w:val="Caption"/>
                            </w:pPr>
                            <w:r>
                              <w:t xml:space="preserve">Figure </w:t>
                            </w:r>
                            <w:r w:rsidR="004D2955">
                              <w:fldChar w:fldCharType="begin"/>
                            </w:r>
                            <w:r w:rsidR="004D2955">
                              <w:instrText xml:space="preserve"> SEQ Figure \* ARABIC </w:instrText>
                            </w:r>
                            <w:r w:rsidR="004D2955">
                              <w:fldChar w:fldCharType="separate"/>
                            </w:r>
                            <w:r w:rsidR="00E466EC">
                              <w:rPr>
                                <w:noProof/>
                              </w:rPr>
                              <w:t>10</w:t>
                            </w:r>
                            <w:r w:rsidR="004D2955">
                              <w:rPr>
                                <w:noProof/>
                              </w:rPr>
                              <w:fldChar w:fldCharType="end"/>
                            </w:r>
                            <w:r>
                              <w:t>: Proof Level Load Position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1" o:spid="_x0000_s1036" type="#_x0000_t202" style="position:absolute;margin-left:256.5pt;margin-top:99.9pt;width:3in;height:1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" stroked="f">
                <v:textbox style="mso-fit-shape-to-text:t" inset="0,0,0,0">
                  <w:txbxContent>
                    <w:p w:rsidR="0056103B" w:rsidRPr="00A471AB" w:rsidRDefault="0056103B" w:rsidP="0056103B">
                      <w:pPr>
                        <w:pStyle w:val="Caption"/>
                      </w:pPr>
                      <w:r>
                        <w:t xml:space="preserve">Figure </w:t>
                      </w:r>
                      <w:fldSimple w:instr=" SEQ Figure \* ARABIC ">
                        <w:r w:rsidR="00E466EC">
                          <w:rPr>
                            <w:noProof/>
                          </w:rPr>
                          <w:t>10</w:t>
                        </w:r>
                      </w:fldSimple>
                      <w:r>
                        <w:t>: Proof Level Load Position</w:t>
                      </w:r>
                    </w:p>
                  </w:txbxContent>
                </v:textbox>
                <w10:wrap type="square"/>
              </v:shape>
            </w:pict>
          </mc:Fallback>
        </mc:AlternateContent>
      </w:r>
      <w:r w:rsidR="008D452D">
        <w:rPr>
          <w:noProof/>
        </w:rPr>
        <mc:AlternateContent>
          <mc:Choice Requires="wps">
            <w:drawing>
              <wp:anchor distT="0" distB="0" distL="114300" distR="114300" simplePos="0" relativeHeight="251685888" behindDoc="0" locked="0" layoutInCell="1" allowOverlap="1" wp14:anchorId="6B54D031" wp14:editId="2FC3D725">
                <wp:simplePos x="0" y="0"/>
                <wp:positionH relativeFrom="column">
                  <wp:posOffset>3257550</wp:posOffset>
                </wp:positionH>
                <wp:positionV relativeFrom="paragraph">
                  <wp:posOffset>2799080</wp:posOffset>
                </wp:positionV>
                <wp:extent cx="2743200" cy="139700"/>
                <wp:effectExtent l="0" t="3810" r="0" b="0"/>
                <wp:wrapSquare wrapText="bothSides"/>
                <wp:docPr id="16"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3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5777B" w:rsidRPr="00442E70" w:rsidRDefault="0005777B" w:rsidP="0005777B">
                            <w:pPr>
                              <w:pStyle w:val="Caption"/>
                              <w:rPr>
                                <w:noProof/>
                              </w:rPr>
                            </w:pPr>
                            <w:r>
                              <w:t xml:space="preserve">Figure </w:t>
                            </w:r>
                            <w:r w:rsidR="004D2955">
                              <w:fldChar w:fldCharType="begin"/>
                            </w:r>
                            <w:r w:rsidR="004D2955">
                              <w:instrText xml:space="preserve"> SEQ </w:instrText>
                            </w:r>
                            <w:r w:rsidR="004D2955">
                              <w:instrText xml:space="preserve">Figure \* ARABIC </w:instrText>
                            </w:r>
                            <w:r w:rsidR="004D2955">
                              <w:fldChar w:fldCharType="separate"/>
                            </w:r>
                            <w:r w:rsidR="00E466EC">
                              <w:rPr>
                                <w:noProof/>
                              </w:rPr>
                              <w:t>11</w:t>
                            </w:r>
                            <w:r w:rsidR="004D2955">
                              <w:rPr>
                                <w:noProof/>
                              </w:rPr>
                              <w:fldChar w:fldCharType="end"/>
                            </w:r>
                            <w:r>
                              <w:t>: Displacement under Proof Level Load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4" o:spid="_x0000_s1037" type="#_x0000_t202" style="position:absolute;margin-left:256.5pt;margin-top:220.4pt;width:3in;height: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" stroked="f">
                <v:textbox style="mso-fit-shape-to-text:t" inset="0,0,0,0">
                  <w:txbxContent>
                    <w:p w:rsidR="0005777B" w:rsidRPr="00442E70" w:rsidRDefault="0005777B" w:rsidP="0005777B">
                      <w:pPr>
                        <w:pStyle w:val="Caption"/>
                        <w:rPr>
                          <w:noProof/>
                        </w:rPr>
                      </w:pPr>
                      <w:r>
                        <w:t xml:space="preserve">Figure </w:t>
                      </w:r>
                      <w:fldSimple w:instr=" SEQ Figure \* ARABIC ">
                        <w:r w:rsidR="00E466EC">
                          <w:rPr>
                            <w:noProof/>
                          </w:rPr>
                          <w:t>11</w:t>
                        </w:r>
                      </w:fldSimple>
                      <w:r>
                        <w:t>: Displacement under Proof Level Load</w:t>
                      </w:r>
                    </w:p>
                  </w:txbxContent>
                </v:textbox>
                <w10:wrap type="square"/>
              </v:shape>
            </w:pict>
          </mc:Fallback>
        </mc:AlternateContent>
      </w:r>
      <w:r w:rsidR="0056103B" w:rsidRPr="0056103B">
        <w:rPr>
          <w:noProof/>
        </w:rPr>
        <w:drawing>
          <wp:anchor distT="0" distB="0" distL="114300" distR="114300" simplePos="0" relativeHeight="251662336" behindDoc="1" locked="0" layoutInCell="1" allowOverlap="1" wp14:anchorId="07217D23" wp14:editId="2ACA6143">
            <wp:simplePos x="0" y="0"/>
            <wp:positionH relativeFrom="column">
              <wp:posOffset>3257550</wp:posOffset>
            </wp:positionH>
            <wp:positionV relativeFrom="paragraph">
              <wp:posOffset>3027680</wp:posOffset>
            </wp:positionV>
            <wp:extent cx="2743200" cy="1600200"/>
            <wp:effectExtent l="0" t="0" r="0" b="0"/>
            <wp:wrapSquare wrapText="bothSides"/>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r w:rsidR="0056103B" w:rsidRPr="0056103B">
        <w:rPr>
          <w:noProof/>
        </w:rPr>
        <w:drawing>
          <wp:anchor distT="0" distB="0" distL="114300" distR="114300" simplePos="0" relativeHeight="251658240" behindDoc="1" locked="0" layoutInCell="1" allowOverlap="1" wp14:anchorId="31020E00" wp14:editId="36DFD47E">
            <wp:simplePos x="0" y="0"/>
            <wp:positionH relativeFrom="column">
              <wp:posOffset>3257550</wp:posOffset>
            </wp:positionH>
            <wp:positionV relativeFrom="paragraph">
              <wp:posOffset>17780</wp:posOffset>
            </wp:positionV>
            <wp:extent cx="2743200" cy="1202055"/>
            <wp:effectExtent l="0" t="0" r="0" b="0"/>
            <wp:wrapSquare wrapText="bothSides"/>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43200" cy="120205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AF2287" w:rsidRPr="00431F61">
        <w:rPr>
          <w:rStyle w:val="Heading2Char"/>
        </w:rPr>
        <w:t xml:space="preserve">St-Id </w:t>
      </w:r>
      <w:r w:rsidR="000D1323" w:rsidRPr="00431F61">
        <w:rPr>
          <w:rStyle w:val="Heading2Char"/>
        </w:rPr>
        <w:t>Step 4</w:t>
      </w:r>
      <w:r w:rsidR="00AF2287" w:rsidRPr="00431F61">
        <w:rPr>
          <w:rStyle w:val="Heading2Char"/>
        </w:rPr>
        <w:t>:</w:t>
      </w:r>
      <w:r w:rsidR="000D1323">
        <w:t xml:space="preserve"> </w:t>
      </w:r>
      <w:r w:rsidR="00431F61">
        <w:t xml:space="preserve"> </w:t>
      </w:r>
      <w:r w:rsidR="00252784">
        <w:t>Th</w:t>
      </w:r>
      <w:r w:rsidR="000D1323">
        <w:t xml:space="preserve">e </w:t>
      </w:r>
      <w:r w:rsidR="00252784">
        <w:t xml:space="preserve">metadata, </w:t>
      </w:r>
      <w:r w:rsidR="0027470E">
        <w:t xml:space="preserve">operating and </w:t>
      </w:r>
      <w:r w:rsidR="00252784">
        <w:t xml:space="preserve">proof </w:t>
      </w:r>
      <w:r w:rsidR="0027470E">
        <w:t xml:space="preserve">load test </w:t>
      </w:r>
      <w:r w:rsidR="000D1323">
        <w:t xml:space="preserve">data </w:t>
      </w:r>
      <w:r w:rsidR="00252784">
        <w:t xml:space="preserve">as well as images are evaluated, synchronized and </w:t>
      </w:r>
      <w:r w:rsidR="000D1323">
        <w:t>data quality</w:t>
      </w:r>
      <w:r w:rsidR="00252784">
        <w:t xml:space="preserve"> is verified before archival. D</w:t>
      </w:r>
      <w:r w:rsidR="000D1323">
        <w:t>ata</w:t>
      </w:r>
      <w:r w:rsidR="00252784">
        <w:t xml:space="preserve"> is visualized and interpreted </w:t>
      </w:r>
      <w:r w:rsidR="000D1323">
        <w:t>for patterns and response quantities. This</w:t>
      </w:r>
      <w:r w:rsidR="00252784">
        <w:t xml:space="preserve"> will start during the experiment in-situ </w:t>
      </w:r>
      <w:r w:rsidR="000D1323">
        <w:t xml:space="preserve">to identify </w:t>
      </w:r>
      <w:r w:rsidR="00252784">
        <w:t>and rectify issues and mistakes. For example, r</w:t>
      </w:r>
      <w:r w:rsidR="00CD1CB0">
        <w:t xml:space="preserve">eal-time data interpretation should be compared to model predictions and </w:t>
      </w:r>
      <w:r w:rsidR="00252784">
        <w:t xml:space="preserve">any </w:t>
      </w:r>
      <w:r w:rsidR="00CD1CB0">
        <w:t xml:space="preserve">discrepancies </w:t>
      </w:r>
      <w:r w:rsidR="00252784">
        <w:t xml:space="preserve">should be </w:t>
      </w:r>
      <w:r w:rsidR="00CD1CB0">
        <w:t xml:space="preserve">evaluated to determine if the </w:t>
      </w:r>
      <w:r w:rsidR="00252784">
        <w:t>p</w:t>
      </w:r>
      <w:r w:rsidR="00CD1CB0">
        <w:t>redict</w:t>
      </w:r>
      <w:r w:rsidR="00252784">
        <w:t xml:space="preserve">ed failure modes and </w:t>
      </w:r>
      <w:r w:rsidR="00A942B0">
        <w:t>ultimate capacity</w:t>
      </w:r>
      <w:r w:rsidR="00252784">
        <w:t xml:space="preserve"> should be revised along with </w:t>
      </w:r>
      <w:r w:rsidR="00A942B0">
        <w:t>subsequent load cases</w:t>
      </w:r>
      <w:r w:rsidR="00252784">
        <w:t xml:space="preserve">.  Especially, the </w:t>
      </w:r>
      <w:r w:rsidR="00A942B0">
        <w:t xml:space="preserve">linearity of the structure and </w:t>
      </w:r>
      <w:r w:rsidR="00252784">
        <w:t xml:space="preserve">the </w:t>
      </w:r>
      <w:r w:rsidR="00A942B0">
        <w:t xml:space="preserve">critical elements should be continuously monitored </w:t>
      </w:r>
      <w:r w:rsidR="00252784">
        <w:t xml:space="preserve">to identify </w:t>
      </w:r>
      <w:r w:rsidR="00A942B0">
        <w:t xml:space="preserve">members </w:t>
      </w:r>
      <w:r w:rsidR="00252784">
        <w:t xml:space="preserve">that may approach cracking or yielding. </w:t>
      </w:r>
    </w:p>
    <w:p w:rsidR="00CE5B63" w:rsidRDefault="008D452D" w:rsidP="00FC56F0">
      <w:r>
        <w:rPr>
          <w:noProof/>
        </w:rPr>
        <mc:AlternateContent>
          <mc:Choice Requires="wps">
            <w:drawing>
              <wp:anchor distT="0" distB="0" distL="114300" distR="114300" simplePos="0" relativeHeight="251683840" behindDoc="0" locked="0" layoutInCell="1" allowOverlap="1" wp14:anchorId="43E7ABFB" wp14:editId="29BD9D98">
                <wp:simplePos x="0" y="0"/>
                <wp:positionH relativeFrom="column">
                  <wp:posOffset>3257550</wp:posOffset>
                </wp:positionH>
                <wp:positionV relativeFrom="paragraph">
                  <wp:posOffset>1759585</wp:posOffset>
                </wp:positionV>
                <wp:extent cx="2743200" cy="139700"/>
                <wp:effectExtent l="0" t="3810" r="0" b="0"/>
                <wp:wrapSquare wrapText="bothSides"/>
                <wp:docPr id="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39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6103B" w:rsidRPr="00B9495E" w:rsidRDefault="0056103B" w:rsidP="0056103B">
                            <w:pPr>
                              <w:pStyle w:val="Caption"/>
                            </w:pPr>
                            <w:r>
                              <w:t xml:space="preserve">Figure </w:t>
                            </w:r>
                            <w:r w:rsidR="004D2955">
                              <w:fldChar w:fldCharType="begin"/>
                            </w:r>
                            <w:r w:rsidR="004D2955">
                              <w:instrText xml:space="preserve"> SEQ Figure \* ARABIC </w:instrText>
                            </w:r>
                            <w:r w:rsidR="004D2955">
                              <w:fldChar w:fldCharType="separate"/>
                            </w:r>
                            <w:r w:rsidR="00E466EC">
                              <w:rPr>
                                <w:noProof/>
                              </w:rPr>
                              <w:t>12</w:t>
                            </w:r>
                            <w:r w:rsidR="004D2955">
                              <w:rPr>
                                <w:noProof/>
                              </w:rPr>
                              <w:fldChar w:fldCharType="end"/>
                            </w:r>
                            <w:r>
                              <w:t>: Strain Response under Proof Level Load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43" o:spid="_x0000_s1038" type="#_x0000_t202" style="position:absolute;margin-left:256.5pt;margin-top:138.55pt;width:3in;height:1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" stroked="f">
                <v:textbox style="mso-fit-shape-to-text:t" inset="0,0,0,0">
                  <w:txbxContent>
                    <w:p w:rsidR="0056103B" w:rsidRPr="00B9495E" w:rsidRDefault="0056103B" w:rsidP="0056103B">
                      <w:pPr>
                        <w:pStyle w:val="Caption"/>
                      </w:pPr>
                      <w:r>
                        <w:t xml:space="preserve">Figure </w:t>
                      </w:r>
                      <w:fldSimple w:instr=" SEQ Figure \* ARABIC ">
                        <w:r w:rsidR="00E466EC">
                          <w:rPr>
                            <w:noProof/>
                          </w:rPr>
                          <w:t>12</w:t>
                        </w:r>
                      </w:fldSimple>
                      <w:r>
                        <w:t>: Strain Response under Proof Level Load</w:t>
                      </w:r>
                    </w:p>
                  </w:txbxContent>
                </v:textbox>
                <w10:wrap type="square"/>
              </v:shape>
            </w:pict>
          </mc:Fallback>
        </mc:AlternateContent>
      </w:r>
      <w:r w:rsidR="00252784" w:rsidRPr="00431F61">
        <w:rPr>
          <w:rStyle w:val="Heading2Char"/>
        </w:rPr>
        <w:t xml:space="preserve">St-Id </w:t>
      </w:r>
      <w:r w:rsidR="000D1323" w:rsidRPr="00431F61">
        <w:rPr>
          <w:rStyle w:val="Heading2Char"/>
        </w:rPr>
        <w:t>Step 5</w:t>
      </w:r>
      <w:r w:rsidR="00252784" w:rsidRPr="00431F61">
        <w:rPr>
          <w:rStyle w:val="Heading2Char"/>
        </w:rPr>
        <w:t>:</w:t>
      </w:r>
      <w:r w:rsidR="000D1323">
        <w:t xml:space="preserve"> </w:t>
      </w:r>
      <w:r w:rsidR="00431F61">
        <w:t xml:space="preserve"> </w:t>
      </w:r>
      <w:r w:rsidR="00252784">
        <w:t>Modify, validate and finalize the a-priori FE model before calibrating it with selected data</w:t>
      </w:r>
      <w:r w:rsidR="00CE5B63">
        <w:t xml:space="preserve"> sets from the operational monitoring and load test</w:t>
      </w:r>
      <w:r w:rsidR="00252784">
        <w:t>.</w:t>
      </w:r>
      <w:r w:rsidR="00CE5B63">
        <w:t xml:space="preserve"> A critical issue is making </w:t>
      </w:r>
      <w:r w:rsidR="00E466EC">
        <w:t>sure that the model is complete</w:t>
      </w:r>
      <w:r w:rsidR="00CE5B63">
        <w:t xml:space="preserve"> </w:t>
      </w:r>
      <w:r w:rsidR="00E466EC">
        <w:t>(</w:t>
      </w:r>
      <w:r w:rsidR="00CE5B63">
        <w:t>i.e. the model can explicitly simulate all of the critical loading and response mechanisms and especially the measured kinematics at the supports and boundaries of the bridge</w:t>
      </w:r>
      <w:r w:rsidR="00E466EC">
        <w:t>)</w:t>
      </w:r>
      <w:r w:rsidR="00CE5B63">
        <w:t>. The bridge dynamic characteristics such as frequencies and mode shapes that may be extracted from operating responses,</w:t>
      </w:r>
      <w:r w:rsidR="00E466EC">
        <w:t xml:space="preserve"> in addition to </w:t>
      </w:r>
      <w:r w:rsidR="00CE5B63">
        <w:t>displacements, tilts and strains under known-measured tire loads and at different positions will constitute various data sets to calibrate and then validate the FE model.  There will always be a larger number of parameters to calibrate (material properties and dimensions of all elements as well as all joint, bearing, connection and boundary properties, including those at foundations) than the number of measurements, therefore one cannot expect a unique calibrated model. However, if a model is calibrated to mimic all of the measured input-output or load-response relations of the bridge with acceptable level of discrepancy, it may be considered suitable to serve the objectives of</w:t>
      </w:r>
      <w:r w:rsidR="00E466EC">
        <w:t xml:space="preserve"> St-Id.</w:t>
      </w:r>
    </w:p>
    <w:p w:rsidR="00582D7A" w:rsidRDefault="00CE5B63" w:rsidP="00582D7A">
      <w:r w:rsidRPr="00431F61">
        <w:rPr>
          <w:rStyle w:val="Heading2Char"/>
        </w:rPr>
        <w:lastRenderedPageBreak/>
        <w:t xml:space="preserve">St-Id </w:t>
      </w:r>
      <w:r w:rsidR="00782B91" w:rsidRPr="00431F61">
        <w:rPr>
          <w:rStyle w:val="Heading2Char"/>
        </w:rPr>
        <w:t>Step 6</w:t>
      </w:r>
      <w:r w:rsidRPr="00431F61">
        <w:rPr>
          <w:rStyle w:val="Heading2Char"/>
        </w:rPr>
        <w:t>:</w:t>
      </w:r>
      <w:r>
        <w:rPr>
          <w:b/>
        </w:rPr>
        <w:t xml:space="preserve">  </w:t>
      </w:r>
      <w:r w:rsidR="00431F61">
        <w:rPr>
          <w:b/>
        </w:rPr>
        <w:t xml:space="preserve"> </w:t>
      </w:r>
      <w:r w:rsidRPr="00CE5B63">
        <w:t>Le</w:t>
      </w:r>
      <w:r>
        <w:t xml:space="preserve">veraging the </w:t>
      </w:r>
      <w:r w:rsidR="00A61F47">
        <w:t>calibrate</w:t>
      </w:r>
      <w:r w:rsidR="008D6C75">
        <w:t>d</w:t>
      </w:r>
      <w:r w:rsidR="00A61F47">
        <w:t xml:space="preserve"> model </w:t>
      </w:r>
      <w:r>
        <w:t xml:space="preserve">for the objectives of St-Id. </w:t>
      </w:r>
      <w:r w:rsidR="00485705">
        <w:t>T</w:t>
      </w:r>
      <w:r w:rsidR="00A942B0">
        <w:t xml:space="preserve">he calibrated model is especially </w:t>
      </w:r>
      <w:r w:rsidR="00485705">
        <w:t>powerful when used to identify</w:t>
      </w:r>
      <w:r w:rsidR="00903B7C">
        <w:t xml:space="preserve"> </w:t>
      </w:r>
      <w:r w:rsidR="00A942B0">
        <w:t xml:space="preserve">mechanisms contributing to the bridge’s </w:t>
      </w:r>
      <w:r>
        <w:t xml:space="preserve">actions and the corresponding </w:t>
      </w:r>
      <w:r w:rsidR="00A942B0">
        <w:t xml:space="preserve">capacity. </w:t>
      </w:r>
      <w:r w:rsidR="00E54C4E">
        <w:t>There are numerous mechanisms pr</w:t>
      </w:r>
      <w:r>
        <w:t xml:space="preserve">oviding stiffness and </w:t>
      </w:r>
      <w:r w:rsidR="00E54C4E">
        <w:t xml:space="preserve">contribute to the capacity of </w:t>
      </w:r>
      <w:r>
        <w:t>a</w:t>
      </w:r>
      <w:r w:rsidR="00E54C4E">
        <w:t xml:space="preserve"> bridge at the time of load testing</w:t>
      </w:r>
      <w:r w:rsidR="006C3025">
        <w:t xml:space="preserve"> that the owner may not wish to include or that may diminish</w:t>
      </w:r>
      <w:r w:rsidR="00E54C4E">
        <w:t xml:space="preserve"> under different </w:t>
      </w:r>
      <w:r>
        <w:t xml:space="preserve">environmental </w:t>
      </w:r>
      <w:r w:rsidR="00E54C4E">
        <w:t xml:space="preserve">conditions or after several years. These may include </w:t>
      </w:r>
      <w:r w:rsidR="00485705">
        <w:t xml:space="preserve">but are not limited to: </w:t>
      </w:r>
      <w:commentRangeStart w:id="9"/>
      <w:r w:rsidR="00E54C4E">
        <w:t>composite action</w:t>
      </w:r>
      <w:r>
        <w:t xml:space="preserve"> between deck and girders</w:t>
      </w:r>
      <w:r w:rsidR="00E54C4E">
        <w:t xml:space="preserve">, </w:t>
      </w:r>
      <w:r>
        <w:t xml:space="preserve">diaphragms, concrete and soil </w:t>
      </w:r>
      <w:r w:rsidR="00485705">
        <w:t xml:space="preserve">stiffness and </w:t>
      </w:r>
      <w:r w:rsidR="005D7C28">
        <w:t>condition</w:t>
      </w:r>
      <w:r>
        <w:t>s</w:t>
      </w:r>
      <w:r w:rsidR="00485705">
        <w:t>,</w:t>
      </w:r>
      <w:r w:rsidR="00485705" w:rsidRPr="00485705">
        <w:t xml:space="preserve"> </w:t>
      </w:r>
      <w:r w:rsidR="00485705">
        <w:t>contribution</w:t>
      </w:r>
      <w:r>
        <w:t>s</w:t>
      </w:r>
      <w:r w:rsidR="00485705">
        <w:t xml:space="preserve"> of sidewalk</w:t>
      </w:r>
      <w:r>
        <w:t>s</w:t>
      </w:r>
      <w:r w:rsidR="00485705">
        <w:t xml:space="preserve"> and barriers, </w:t>
      </w:r>
      <w:r w:rsidR="00E54C4E">
        <w:t>locked movement systems,</w:t>
      </w:r>
      <w:r w:rsidR="005D7C28">
        <w:t xml:space="preserve"> </w:t>
      </w:r>
      <w:r>
        <w:t>arching action of a slab, etc</w:t>
      </w:r>
      <w:r w:rsidR="005D7C28">
        <w:t>.</w:t>
      </w:r>
      <w:r w:rsidR="00582D7A" w:rsidRPr="00582D7A">
        <w:t xml:space="preserve"> </w:t>
      </w:r>
      <w:commentRangeEnd w:id="9"/>
      <w:r w:rsidR="00BC63EA">
        <w:rPr>
          <w:rStyle w:val="CommentReference"/>
        </w:rPr>
        <w:commentReference w:id="9"/>
      </w:r>
    </w:p>
    <w:p w:rsidR="00CE5B63" w:rsidRDefault="00582D7A" w:rsidP="00CE5B63">
      <w:pPr>
        <w:spacing w:after="120"/>
      </w:pPr>
      <w:r>
        <w:t xml:space="preserve">Although the FE model </w:t>
      </w:r>
      <w:r w:rsidR="00CE5B63">
        <w:t xml:space="preserve">is foremost </w:t>
      </w:r>
      <w:r>
        <w:t xml:space="preserve">used to compute a load rating, it can </w:t>
      </w:r>
      <w:r w:rsidR="00CE5B63">
        <w:t xml:space="preserve">be further </w:t>
      </w:r>
      <w:r>
        <w:t>leveraged</w:t>
      </w:r>
      <w:r w:rsidR="00146FA6">
        <w:t xml:space="preserve"> </w:t>
      </w:r>
      <w:r>
        <w:t xml:space="preserve">to simulate other loading scenarios </w:t>
      </w:r>
      <w:r w:rsidR="00146FA6">
        <w:t>and</w:t>
      </w:r>
      <w:r>
        <w:t xml:space="preserve"> to gain a better understanding of the structural characteristics of the bridge. </w:t>
      </w:r>
      <w:r w:rsidR="005D7C28">
        <w:t xml:space="preserve">A more detailed description of the </w:t>
      </w:r>
      <w:r w:rsidR="00666057">
        <w:t>structural identification</w:t>
      </w:r>
      <w:r w:rsidR="005D7C28">
        <w:t xml:space="preserve"> process can be found elsewhere, </w:t>
      </w:r>
      <w:r w:rsidR="00CE5B63">
        <w:t xml:space="preserve">but the above discussion </w:t>
      </w:r>
      <w:r w:rsidR="005D7C28">
        <w:t>sufficient</w:t>
      </w:r>
      <w:r w:rsidR="00CE5B63">
        <w:t xml:space="preserve">ly </w:t>
      </w:r>
      <w:r w:rsidR="00666057">
        <w:t>summarize</w:t>
      </w:r>
      <w:r w:rsidR="00CE5B63">
        <w:t>d</w:t>
      </w:r>
      <w:r w:rsidR="00666057">
        <w:t xml:space="preserve"> the process</w:t>
      </w:r>
      <w:r w:rsidR="00CE5B63">
        <w:t xml:space="preserve">. </w:t>
      </w:r>
    </w:p>
    <w:p w:rsidR="00666057" w:rsidRDefault="0046725D" w:rsidP="00CE5B63">
      <w:pPr>
        <w:pStyle w:val="Heading1"/>
        <w:spacing w:before="0" w:after="120"/>
      </w:pPr>
      <w:r>
        <w:t>Case Studies</w:t>
      </w:r>
    </w:p>
    <w:p w:rsidR="00EA40D4" w:rsidRDefault="00687EB4" w:rsidP="00CE5B63">
      <w:pPr>
        <w:spacing w:after="120"/>
      </w:pPr>
      <w:r>
        <w:t>Since the 1980’s, the</w:t>
      </w:r>
      <w:r w:rsidR="005F74E9">
        <w:t xml:space="preserve"> St-Id </w:t>
      </w:r>
      <w:r>
        <w:t xml:space="preserve">has been performed </w:t>
      </w:r>
      <w:r w:rsidR="005F74E9">
        <w:t>o</w:t>
      </w:r>
      <w:r>
        <w:t>n</w:t>
      </w:r>
      <w:r w:rsidR="005F74E9">
        <w:t xml:space="preserve"> several dozens of </w:t>
      </w:r>
      <w:r w:rsidR="006671B1">
        <w:t>actual bridges</w:t>
      </w:r>
      <w:r w:rsidR="00860A2B">
        <w:t xml:space="preserve">, </w:t>
      </w:r>
      <w:r>
        <w:t xml:space="preserve">some </w:t>
      </w:r>
      <w:r w:rsidR="00860A2B">
        <w:t>of which had unknown foundations</w:t>
      </w:r>
      <w:r w:rsidR="005F74E9">
        <w:t xml:space="preserve">. Rating results from </w:t>
      </w:r>
      <w:r w:rsidR="006671B1">
        <w:t>these bridges</w:t>
      </w:r>
      <w:r w:rsidR="005F74E9">
        <w:t>, covering concrete T-Beam, concrete arch and RC deck on steel girder bridges</w:t>
      </w:r>
      <w:r w:rsidR="006671B1">
        <w:t xml:space="preserve"> are presented below.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788"/>
        <w:gridCol w:w="4788"/>
      </w:tblGrid>
      <w:tr w:rsidR="0005777B" w:rsidTr="00AC3AD6">
        <w:trPr>
          <w:jc w:val="center"/>
        </w:trPr>
        <w:tc>
          <w:tcPr>
            <w:tcW w:w="4788" w:type="dxa"/>
            <w:vAlign w:val="center"/>
          </w:tcPr>
          <w:p w:rsidR="00522596" w:rsidRDefault="00907160" w:rsidP="00522596">
            <w:pPr>
              <w:keepNext/>
              <w:spacing w:after="120"/>
              <w:jc w:val="center"/>
            </w:pPr>
            <w:r>
              <w:rPr>
                <w:noProof/>
              </w:rPr>
              <w:drawing>
                <wp:inline distT="0" distB="0" distL="0" distR="0" wp14:anchorId="6A5388CA" wp14:editId="21B38C8B">
                  <wp:extent cx="2743200" cy="137160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arnett.jpg"/>
                          <pic:cNvPicPr/>
                        </pic:nvPicPr>
                        <pic:blipFill rotWithShape="1">
                          <a:blip r:embed="rId21" cstate="print">
                            <a:extLst>
                              <a:ext uri="{28A0092B-C50C-407E-A947-70E740481C1C}">
                                <a14:useLocalDpi xmlns:a14="http://schemas.microsoft.com/office/drawing/2010/main" val="0"/>
                              </a:ext>
                            </a:extLst>
                          </a:blip>
                          <a:srcRect t="12558" b="15268"/>
                          <a:stretch/>
                        </pic:blipFill>
                        <pic:spPr bwMode="auto">
                          <a:xfrm>
                            <a:off x="0" y="0"/>
                            <a:ext cx="2743200" cy="1371600"/>
                          </a:xfrm>
                          <a:prstGeom prst="rect">
                            <a:avLst/>
                          </a:prstGeom>
                          <a:ln>
                            <a:noFill/>
                          </a:ln>
                          <a:extLst>
                            <a:ext uri="{53640926-AAD7-44D8-BBD7-CCE9431645EC}">
                              <a14:shadowObscured xmlns:a14="http://schemas.microsoft.com/office/drawing/2010/main"/>
                            </a:ext>
                          </a:extLst>
                        </pic:spPr>
                      </pic:pic>
                    </a:graphicData>
                  </a:graphic>
                </wp:inline>
              </w:drawing>
            </w:r>
          </w:p>
          <w:p w:rsidR="0005777B" w:rsidRDefault="00522596" w:rsidP="00860A2B">
            <w:pPr>
              <w:pStyle w:val="Caption"/>
              <w:jc w:val="center"/>
            </w:pPr>
            <w:r>
              <w:t xml:space="preserve">Figure </w:t>
            </w:r>
            <w:r w:rsidR="004D2955">
              <w:fldChar w:fldCharType="begin"/>
            </w:r>
            <w:r w:rsidR="004D2955">
              <w:instrText xml:space="preserve"> SEQ Figure \* ARABIC </w:instrText>
            </w:r>
            <w:r w:rsidR="004D2955">
              <w:fldChar w:fldCharType="separate"/>
            </w:r>
            <w:r w:rsidR="00E466EC">
              <w:rPr>
                <w:noProof/>
              </w:rPr>
              <w:t>13</w:t>
            </w:r>
            <w:r w:rsidR="004D2955">
              <w:rPr>
                <w:noProof/>
              </w:rPr>
              <w:fldChar w:fldCharType="end"/>
            </w:r>
            <w:r>
              <w:t xml:space="preserve">: </w:t>
            </w:r>
            <w:r w:rsidR="00860A2B">
              <w:t>Concrete Arch Bridge</w:t>
            </w:r>
            <w:r>
              <w:t xml:space="preserve"> (</w:t>
            </w:r>
            <w:r w:rsidR="00860A2B" w:rsidRPr="00860A2B">
              <w:t>00000000054A035</w:t>
            </w:r>
            <w:r>
              <w:t>)</w:t>
            </w:r>
          </w:p>
        </w:tc>
        <w:tc>
          <w:tcPr>
            <w:tcW w:w="4788" w:type="dxa"/>
            <w:vAlign w:val="center"/>
          </w:tcPr>
          <w:p w:rsidR="00522596" w:rsidRDefault="0005777B" w:rsidP="00522596">
            <w:pPr>
              <w:keepNext/>
              <w:spacing w:after="120"/>
              <w:jc w:val="center"/>
            </w:pPr>
            <w:r w:rsidRPr="0005777B">
              <w:rPr>
                <w:noProof/>
              </w:rPr>
              <w:drawing>
                <wp:inline distT="0" distB="0" distL="0" distR="0" wp14:anchorId="00237E33" wp14:editId="6CAD2BDD">
                  <wp:extent cx="2743200" cy="1371600"/>
                  <wp:effectExtent l="0" t="0" r="0" b="0"/>
                  <wp:docPr id="14"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rotWithShape="1">
                          <a:blip r:embed="rId22">
                            <a:extLst>
                              <a:ext uri="{28A0092B-C50C-407E-A947-70E740481C1C}">
                                <a14:useLocalDpi xmlns:a14="http://schemas.microsoft.com/office/drawing/2010/main" val="0"/>
                              </a:ext>
                            </a:extLst>
                          </a:blip>
                          <a:srcRect b="4504"/>
                          <a:stretch/>
                        </pic:blipFill>
                        <pic:spPr bwMode="auto">
                          <a:xfrm>
                            <a:off x="0" y="0"/>
                            <a:ext cx="2743200" cy="1371600"/>
                          </a:xfrm>
                          <a:prstGeom prst="rect">
                            <a:avLst/>
                          </a:prstGeom>
                          <a:noFill/>
                          <a:ln>
                            <a:noFill/>
                          </a:ln>
                          <a:extLst/>
                        </pic:spPr>
                      </pic:pic>
                    </a:graphicData>
                  </a:graphic>
                </wp:inline>
              </w:drawing>
            </w:r>
          </w:p>
          <w:p w:rsidR="0005777B" w:rsidRDefault="00522596" w:rsidP="00522596">
            <w:pPr>
              <w:pStyle w:val="Caption"/>
              <w:jc w:val="center"/>
            </w:pPr>
            <w:r>
              <w:t xml:space="preserve">Figure </w:t>
            </w:r>
            <w:r w:rsidR="004D2955">
              <w:fldChar w:fldCharType="begin"/>
            </w:r>
            <w:r w:rsidR="004D2955">
              <w:instrText xml:space="preserve"> SEQ Figure \* ARABIC </w:instrText>
            </w:r>
            <w:r w:rsidR="004D2955">
              <w:fldChar w:fldCharType="separate"/>
            </w:r>
            <w:r w:rsidR="00E466EC">
              <w:rPr>
                <w:noProof/>
              </w:rPr>
              <w:t>14</w:t>
            </w:r>
            <w:r w:rsidR="004D2955">
              <w:rPr>
                <w:noProof/>
              </w:rPr>
              <w:fldChar w:fldCharType="end"/>
            </w:r>
            <w:r>
              <w:t>: T-Beam Bridge (</w:t>
            </w:r>
            <w:r w:rsidRPr="00522596">
              <w:t>000000000005085</w:t>
            </w:r>
            <w:r>
              <w:t>)</w:t>
            </w:r>
          </w:p>
        </w:tc>
      </w:tr>
      <w:tr w:rsidR="0005777B" w:rsidTr="00AC3AD6">
        <w:trPr>
          <w:jc w:val="center"/>
        </w:trPr>
        <w:tc>
          <w:tcPr>
            <w:tcW w:w="4788" w:type="dxa"/>
            <w:vAlign w:val="center"/>
          </w:tcPr>
          <w:p w:rsidR="00522596" w:rsidRDefault="0005777B" w:rsidP="00522596">
            <w:pPr>
              <w:keepNext/>
              <w:spacing w:after="120"/>
              <w:jc w:val="center"/>
            </w:pPr>
            <w:r w:rsidRPr="0005777B">
              <w:rPr>
                <w:noProof/>
              </w:rPr>
              <w:drawing>
                <wp:inline distT="0" distB="0" distL="0" distR="0" wp14:anchorId="4A78A61C" wp14:editId="11896CBF">
                  <wp:extent cx="2743200" cy="1371600"/>
                  <wp:effectExtent l="0" t="0" r="0" b="0"/>
                  <wp:docPr id="1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b="11228"/>
                          <a:stretch/>
                        </pic:blipFill>
                        <pic:spPr bwMode="auto">
                          <a:xfrm>
                            <a:off x="0" y="0"/>
                            <a:ext cx="2743200" cy="1371600"/>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05777B" w:rsidRDefault="00522596" w:rsidP="00522596">
            <w:pPr>
              <w:pStyle w:val="Caption"/>
              <w:jc w:val="center"/>
            </w:pPr>
            <w:r>
              <w:t xml:space="preserve">Figure </w:t>
            </w:r>
            <w:r w:rsidR="004D2955">
              <w:fldChar w:fldCharType="begin"/>
            </w:r>
            <w:r w:rsidR="004D2955">
              <w:instrText xml:space="preserve"> SEQ Figure \* ARABIC </w:instrText>
            </w:r>
            <w:r w:rsidR="004D2955">
              <w:fldChar w:fldCharType="separate"/>
            </w:r>
            <w:r w:rsidR="00E466EC">
              <w:rPr>
                <w:noProof/>
              </w:rPr>
              <w:t>15</w:t>
            </w:r>
            <w:r w:rsidR="004D2955">
              <w:rPr>
                <w:noProof/>
              </w:rPr>
              <w:fldChar w:fldCharType="end"/>
            </w:r>
            <w:r>
              <w:t>: T-Beam Bridge (</w:t>
            </w:r>
            <w:r w:rsidRPr="00522596">
              <w:t>00000000010A140</w:t>
            </w:r>
            <w:r>
              <w:t>)</w:t>
            </w:r>
          </w:p>
        </w:tc>
        <w:tc>
          <w:tcPr>
            <w:tcW w:w="4788" w:type="dxa"/>
            <w:vAlign w:val="center"/>
          </w:tcPr>
          <w:p w:rsidR="00522596" w:rsidRDefault="0005777B" w:rsidP="00522596">
            <w:pPr>
              <w:keepNext/>
              <w:spacing w:after="120"/>
              <w:jc w:val="center"/>
            </w:pPr>
            <w:r w:rsidRPr="0005777B">
              <w:rPr>
                <w:noProof/>
              </w:rPr>
              <w:drawing>
                <wp:inline distT="0" distB="0" distL="0" distR="0" wp14:anchorId="601D966E" wp14:editId="6A20D8E5">
                  <wp:extent cx="2743200" cy="1371600"/>
                  <wp:effectExtent l="0" t="0" r="0" b="0"/>
                  <wp:docPr id="6"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4" cstate="print">
                            <a:extLst>
                              <a:ext uri="{28A0092B-C50C-407E-A947-70E740481C1C}">
                                <a14:useLocalDpi xmlns:a14="http://schemas.microsoft.com/office/drawing/2010/main" val="0"/>
                              </a:ext>
                            </a:extLst>
                          </a:blip>
                          <a:srcRect t="7456" r="19168" b="32121"/>
                          <a:stretch/>
                        </pic:blipFill>
                        <pic:spPr>
                          <a:xfrm>
                            <a:off x="0" y="0"/>
                            <a:ext cx="2743200" cy="1371600"/>
                          </a:xfrm>
                          <a:prstGeom prst="rect">
                            <a:avLst/>
                          </a:prstGeom>
                        </pic:spPr>
                      </pic:pic>
                    </a:graphicData>
                  </a:graphic>
                </wp:inline>
              </w:drawing>
            </w:r>
          </w:p>
          <w:p w:rsidR="0005777B" w:rsidRDefault="00522596" w:rsidP="00522596">
            <w:pPr>
              <w:pStyle w:val="Caption"/>
              <w:jc w:val="center"/>
            </w:pPr>
            <w:r>
              <w:t xml:space="preserve">Figure </w:t>
            </w:r>
            <w:r w:rsidR="004D2955">
              <w:fldChar w:fldCharType="begin"/>
            </w:r>
            <w:r w:rsidR="004D2955">
              <w:instrText xml:space="preserve"> SEQ Figure \* ARABIC </w:instrText>
            </w:r>
            <w:r w:rsidR="004D2955">
              <w:fldChar w:fldCharType="separate"/>
            </w:r>
            <w:r w:rsidR="00E466EC">
              <w:rPr>
                <w:noProof/>
              </w:rPr>
              <w:t>16</w:t>
            </w:r>
            <w:r w:rsidR="004D2955">
              <w:rPr>
                <w:noProof/>
              </w:rPr>
              <w:fldChar w:fldCharType="end"/>
            </w:r>
            <w:r>
              <w:t xml:space="preserve">: Steel Stringer Bridge </w:t>
            </w:r>
            <w:commentRangeStart w:id="10"/>
            <w:r>
              <w:t>(</w:t>
            </w:r>
            <w:r w:rsidRPr="00522596">
              <w:t>00000000010A055</w:t>
            </w:r>
            <w:r>
              <w:t>)</w:t>
            </w:r>
            <w:commentRangeEnd w:id="10"/>
            <w:r w:rsidR="003E4AA8">
              <w:rPr>
                <w:rStyle w:val="CommentReference"/>
                <w:bCs w:val="0"/>
                <w:i w:val="0"/>
                <w:color w:val="auto"/>
              </w:rPr>
              <w:commentReference w:id="10"/>
            </w:r>
          </w:p>
        </w:tc>
      </w:tr>
    </w:tbl>
    <w:p w:rsidR="008422DD" w:rsidRDefault="008422DD" w:rsidP="007C7DEC">
      <w:pPr>
        <w:spacing w:after="120"/>
        <w:jc w:val="center"/>
      </w:pPr>
    </w:p>
    <w:p w:rsidR="006671B1" w:rsidRPr="008422DD" w:rsidRDefault="00D97863" w:rsidP="00D97863">
      <w:r>
        <w:t>For each of the bridges listed in Table 1, load ratings were first computed by the line-girder model while a 3D FE model of each bridge was also constructed. The results of the tests were used to field-calibrate the FE models following the St-Id guidelines presented above. These “field-calibrated” 3D FE models were then used to calculate the dead load and live load demands, and a second load rating listed under FEM was computed.</w:t>
      </w:r>
    </w:p>
    <w:p w:rsidR="008422DD" w:rsidRDefault="008422DD" w:rsidP="008422DD">
      <w:pPr>
        <w:pStyle w:val="Caption"/>
        <w:keepNext/>
        <w:jc w:val="center"/>
      </w:pPr>
      <w:r>
        <w:lastRenderedPageBreak/>
        <w:t xml:space="preserve">Table </w:t>
      </w:r>
      <w:r w:rsidR="004D2955">
        <w:fldChar w:fldCharType="begin"/>
      </w:r>
      <w:r w:rsidR="004D2955">
        <w:instrText xml:space="preserve"> SEQ Table \* ARABIC </w:instrText>
      </w:r>
      <w:r w:rsidR="004D2955">
        <w:fldChar w:fldCharType="separate"/>
      </w:r>
      <w:r w:rsidR="004F39B6">
        <w:rPr>
          <w:noProof/>
        </w:rPr>
        <w:t>1</w:t>
      </w:r>
      <w:r w:rsidR="004D2955">
        <w:rPr>
          <w:noProof/>
        </w:rPr>
        <w:fldChar w:fldCharType="end"/>
      </w:r>
      <w:r>
        <w:t>: Load Rating Comparison</w:t>
      </w:r>
    </w:p>
    <w:tbl>
      <w:tblPr>
        <w:tblW w:w="6515" w:type="dxa"/>
        <w:jc w:val="center"/>
        <w:tblLook w:val="04A0" w:firstRow="1" w:lastRow="0" w:firstColumn="1" w:lastColumn="0" w:noHBand="0" w:noVBand="1"/>
      </w:tblPr>
      <w:tblGrid>
        <w:gridCol w:w="661"/>
        <w:gridCol w:w="1907"/>
        <w:gridCol w:w="1072"/>
        <w:gridCol w:w="723"/>
        <w:gridCol w:w="1047"/>
        <w:gridCol w:w="1105"/>
      </w:tblGrid>
      <w:tr w:rsidR="00907160" w:rsidTr="00907160">
        <w:trPr>
          <w:trHeight w:val="295"/>
          <w:jc w:val="center"/>
        </w:trPr>
        <w:tc>
          <w:tcPr>
            <w:tcW w:w="661" w:type="dxa"/>
            <w:tcBorders>
              <w:top w:val="nil"/>
              <w:left w:val="nil"/>
              <w:bottom w:val="nil"/>
              <w:right w:val="nil"/>
            </w:tcBorders>
            <w:shd w:val="clear" w:color="auto" w:fill="auto"/>
            <w:noWrap/>
            <w:vAlign w:val="bottom"/>
            <w:hideMark/>
          </w:tcPr>
          <w:p w:rsidR="00907160" w:rsidRDefault="00907160" w:rsidP="00907160">
            <w:pPr>
              <w:spacing w:after="0" w:line="240" w:lineRule="auto"/>
              <w:rPr>
                <w:rFonts w:ascii="Calibri" w:hAnsi="Calibri"/>
                <w:color w:val="000000"/>
              </w:rPr>
            </w:pPr>
          </w:p>
        </w:tc>
        <w:tc>
          <w:tcPr>
            <w:tcW w:w="1907" w:type="dxa"/>
            <w:vMerge w:val="restart"/>
            <w:tcBorders>
              <w:top w:val="single" w:sz="8" w:space="0" w:color="auto"/>
              <w:left w:val="single" w:sz="8" w:space="0" w:color="auto"/>
              <w:bottom w:val="single" w:sz="8" w:space="0" w:color="000000"/>
              <w:right w:val="single" w:sz="8" w:space="0" w:color="auto"/>
            </w:tcBorders>
            <w:shd w:val="clear" w:color="auto" w:fill="4F81BD" w:themeFill="accent1"/>
            <w:vAlign w:val="center"/>
            <w:hideMark/>
          </w:tcPr>
          <w:p w:rsidR="00907160" w:rsidRDefault="00907160" w:rsidP="00907160">
            <w:pPr>
              <w:spacing w:after="0" w:line="240" w:lineRule="auto"/>
              <w:jc w:val="center"/>
              <w:rPr>
                <w:rFonts w:ascii="Calibri" w:hAnsi="Calibri"/>
                <w:b/>
                <w:bCs/>
                <w:color w:val="000000"/>
              </w:rPr>
            </w:pPr>
            <w:r>
              <w:rPr>
                <w:rFonts w:ascii="Calibri" w:hAnsi="Calibri"/>
                <w:b/>
                <w:bCs/>
                <w:color w:val="000000"/>
              </w:rPr>
              <w:t>NBI Structure Number</w:t>
            </w:r>
          </w:p>
        </w:tc>
        <w:tc>
          <w:tcPr>
            <w:tcW w:w="1795" w:type="dxa"/>
            <w:gridSpan w:val="2"/>
            <w:tcBorders>
              <w:top w:val="single" w:sz="8" w:space="0" w:color="auto"/>
              <w:left w:val="single" w:sz="8" w:space="0" w:color="auto"/>
              <w:bottom w:val="single" w:sz="4" w:space="0" w:color="auto"/>
              <w:right w:val="single" w:sz="8" w:space="0" w:color="000000"/>
            </w:tcBorders>
            <w:shd w:val="clear" w:color="auto" w:fill="4F81BD" w:themeFill="accent1"/>
            <w:noWrap/>
            <w:vAlign w:val="bottom"/>
            <w:hideMark/>
          </w:tcPr>
          <w:p w:rsidR="00907160" w:rsidRDefault="00907160" w:rsidP="00907160">
            <w:pPr>
              <w:spacing w:after="0" w:line="240" w:lineRule="auto"/>
              <w:jc w:val="center"/>
              <w:rPr>
                <w:rFonts w:ascii="Calibri" w:hAnsi="Calibri"/>
                <w:b/>
                <w:bCs/>
                <w:color w:val="000000"/>
              </w:rPr>
            </w:pPr>
            <w:r>
              <w:rPr>
                <w:rFonts w:ascii="Calibri" w:hAnsi="Calibri"/>
                <w:b/>
                <w:bCs/>
                <w:color w:val="000000"/>
              </w:rPr>
              <w:t>Rating Factors</w:t>
            </w:r>
          </w:p>
        </w:tc>
        <w:tc>
          <w:tcPr>
            <w:tcW w:w="2152" w:type="dxa"/>
            <w:gridSpan w:val="2"/>
            <w:tcBorders>
              <w:top w:val="single" w:sz="8" w:space="0" w:color="auto"/>
              <w:left w:val="single" w:sz="8" w:space="0" w:color="auto"/>
              <w:bottom w:val="single" w:sz="4" w:space="0" w:color="auto"/>
              <w:right w:val="single" w:sz="8" w:space="0" w:color="000000"/>
            </w:tcBorders>
            <w:shd w:val="clear" w:color="auto" w:fill="4F81BD" w:themeFill="accent1"/>
            <w:noWrap/>
            <w:vAlign w:val="bottom"/>
            <w:hideMark/>
          </w:tcPr>
          <w:p w:rsidR="00907160" w:rsidRDefault="00907160" w:rsidP="00907160">
            <w:pPr>
              <w:spacing w:after="0" w:line="240" w:lineRule="auto"/>
              <w:jc w:val="center"/>
              <w:rPr>
                <w:rFonts w:ascii="Calibri" w:hAnsi="Calibri"/>
                <w:b/>
                <w:bCs/>
                <w:color w:val="000000"/>
              </w:rPr>
            </w:pPr>
            <w:commentRangeStart w:id="11"/>
            <w:r>
              <w:rPr>
                <w:rFonts w:ascii="Calibri" w:hAnsi="Calibri"/>
                <w:b/>
                <w:bCs/>
                <w:color w:val="000000"/>
              </w:rPr>
              <w:t>Comparison</w:t>
            </w:r>
            <w:commentRangeEnd w:id="11"/>
            <w:r w:rsidR="005317DB">
              <w:rPr>
                <w:rStyle w:val="CommentReference"/>
              </w:rPr>
              <w:commentReference w:id="11"/>
            </w:r>
          </w:p>
        </w:tc>
      </w:tr>
      <w:tr w:rsidR="00907160" w:rsidTr="00907160">
        <w:trPr>
          <w:trHeight w:val="615"/>
          <w:jc w:val="center"/>
        </w:trPr>
        <w:tc>
          <w:tcPr>
            <w:tcW w:w="661" w:type="dxa"/>
            <w:tcBorders>
              <w:top w:val="nil"/>
              <w:left w:val="nil"/>
              <w:bottom w:val="nil"/>
              <w:right w:val="nil"/>
            </w:tcBorders>
            <w:shd w:val="clear" w:color="auto" w:fill="auto"/>
            <w:noWrap/>
            <w:vAlign w:val="bottom"/>
            <w:hideMark/>
          </w:tcPr>
          <w:p w:rsidR="00907160" w:rsidRDefault="00907160" w:rsidP="00907160">
            <w:pPr>
              <w:spacing w:after="0" w:line="240" w:lineRule="auto"/>
              <w:rPr>
                <w:rFonts w:ascii="Calibri" w:hAnsi="Calibri"/>
                <w:color w:val="000000"/>
              </w:rPr>
            </w:pPr>
          </w:p>
        </w:tc>
        <w:tc>
          <w:tcPr>
            <w:tcW w:w="1907" w:type="dxa"/>
            <w:vMerge/>
            <w:tcBorders>
              <w:top w:val="single" w:sz="8" w:space="0" w:color="auto"/>
              <w:left w:val="single" w:sz="8" w:space="0" w:color="auto"/>
              <w:bottom w:val="single" w:sz="8" w:space="0" w:color="000000"/>
              <w:right w:val="single" w:sz="8" w:space="0" w:color="auto"/>
            </w:tcBorders>
            <w:vAlign w:val="center"/>
            <w:hideMark/>
          </w:tcPr>
          <w:p w:rsidR="00907160" w:rsidRDefault="00907160" w:rsidP="00907160">
            <w:pPr>
              <w:spacing w:after="0" w:line="240" w:lineRule="auto"/>
              <w:rPr>
                <w:rFonts w:ascii="Calibri" w:hAnsi="Calibri"/>
                <w:b/>
                <w:bCs/>
                <w:color w:val="000000"/>
              </w:rPr>
            </w:pPr>
          </w:p>
        </w:tc>
        <w:tc>
          <w:tcPr>
            <w:tcW w:w="1072" w:type="dxa"/>
            <w:tcBorders>
              <w:top w:val="nil"/>
              <w:left w:val="single" w:sz="8" w:space="0" w:color="auto"/>
              <w:bottom w:val="single" w:sz="8" w:space="0" w:color="auto"/>
              <w:right w:val="single" w:sz="4" w:space="0" w:color="auto"/>
            </w:tcBorders>
            <w:shd w:val="clear" w:color="auto" w:fill="DBE5F1" w:themeFill="accent1" w:themeFillTint="33"/>
            <w:noWrap/>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AASHTO</w:t>
            </w:r>
          </w:p>
        </w:tc>
        <w:tc>
          <w:tcPr>
            <w:tcW w:w="723" w:type="dxa"/>
            <w:tcBorders>
              <w:top w:val="nil"/>
              <w:left w:val="nil"/>
              <w:bottom w:val="single" w:sz="8" w:space="0" w:color="auto"/>
              <w:right w:val="single" w:sz="8" w:space="0" w:color="auto"/>
            </w:tcBorders>
            <w:shd w:val="clear" w:color="auto" w:fill="DBE5F1" w:themeFill="accent1" w:themeFillTint="33"/>
            <w:noWrap/>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FEM</w:t>
            </w:r>
          </w:p>
        </w:tc>
        <w:tc>
          <w:tcPr>
            <w:tcW w:w="1047" w:type="dxa"/>
            <w:tcBorders>
              <w:top w:val="nil"/>
              <w:left w:val="single" w:sz="8" w:space="0" w:color="auto"/>
              <w:bottom w:val="single" w:sz="8" w:space="0" w:color="auto"/>
              <w:right w:val="single" w:sz="4" w:space="0" w:color="auto"/>
            </w:tcBorders>
            <w:shd w:val="clear" w:color="auto" w:fill="DBE5F1" w:themeFill="accent1" w:themeFillTint="33"/>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AASHTO/ FEM</w:t>
            </w:r>
          </w:p>
        </w:tc>
        <w:tc>
          <w:tcPr>
            <w:tcW w:w="1105" w:type="dxa"/>
            <w:tcBorders>
              <w:top w:val="nil"/>
              <w:left w:val="nil"/>
              <w:bottom w:val="single" w:sz="8" w:space="0" w:color="auto"/>
              <w:right w:val="single" w:sz="8" w:space="0" w:color="auto"/>
            </w:tcBorders>
            <w:shd w:val="clear" w:color="auto" w:fill="DBE5F1" w:themeFill="accent1" w:themeFillTint="33"/>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Percent Increase</w:t>
            </w:r>
          </w:p>
        </w:tc>
      </w:tr>
      <w:tr w:rsidR="00907160" w:rsidTr="00907160">
        <w:trPr>
          <w:trHeight w:val="300"/>
          <w:jc w:val="center"/>
        </w:trPr>
        <w:tc>
          <w:tcPr>
            <w:tcW w:w="661" w:type="dxa"/>
            <w:vMerge w:val="restart"/>
            <w:tcBorders>
              <w:top w:val="single" w:sz="8" w:space="0" w:color="auto"/>
              <w:left w:val="single" w:sz="8" w:space="0" w:color="auto"/>
              <w:bottom w:val="single" w:sz="4" w:space="0" w:color="auto"/>
              <w:right w:val="single" w:sz="8" w:space="0" w:color="auto"/>
            </w:tcBorders>
            <w:shd w:val="clear" w:color="auto" w:fill="auto"/>
            <w:noWrap/>
            <w:textDirection w:val="btLr"/>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T-Beam</w:t>
            </w:r>
          </w:p>
        </w:tc>
        <w:tc>
          <w:tcPr>
            <w:tcW w:w="190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000000000015156</w:t>
            </w:r>
          </w:p>
        </w:tc>
        <w:tc>
          <w:tcPr>
            <w:tcW w:w="1072"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0.92</w:t>
            </w:r>
          </w:p>
        </w:tc>
        <w:tc>
          <w:tcPr>
            <w:tcW w:w="723"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3.25</w:t>
            </w:r>
          </w:p>
        </w:tc>
        <w:tc>
          <w:tcPr>
            <w:tcW w:w="104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3.53</w:t>
            </w:r>
          </w:p>
        </w:tc>
        <w:tc>
          <w:tcPr>
            <w:tcW w:w="1105" w:type="dxa"/>
            <w:tcBorders>
              <w:top w:val="nil"/>
              <w:left w:val="nil"/>
              <w:bottom w:val="single" w:sz="4" w:space="0" w:color="auto"/>
              <w:right w:val="single" w:sz="8"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253%</w:t>
            </w:r>
          </w:p>
        </w:tc>
      </w:tr>
      <w:tr w:rsidR="00907160" w:rsidTr="00907160">
        <w:trPr>
          <w:trHeight w:val="300"/>
          <w:jc w:val="center"/>
        </w:trPr>
        <w:tc>
          <w:tcPr>
            <w:tcW w:w="661" w:type="dxa"/>
            <w:vMerge/>
            <w:tcBorders>
              <w:top w:val="single" w:sz="8" w:space="0" w:color="auto"/>
              <w:left w:val="single" w:sz="8" w:space="0" w:color="auto"/>
              <w:bottom w:val="single" w:sz="4" w:space="0" w:color="auto"/>
              <w:right w:val="single" w:sz="8" w:space="0" w:color="auto"/>
            </w:tcBorders>
            <w:vAlign w:val="center"/>
            <w:hideMark/>
          </w:tcPr>
          <w:p w:rsidR="00907160" w:rsidRDefault="00907160" w:rsidP="00907160">
            <w:pPr>
              <w:spacing w:after="0" w:line="240" w:lineRule="auto"/>
              <w:rPr>
                <w:rFonts w:ascii="Calibri" w:hAnsi="Calibri"/>
                <w:color w:val="000000"/>
              </w:rPr>
            </w:pPr>
          </w:p>
        </w:tc>
        <w:tc>
          <w:tcPr>
            <w:tcW w:w="190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000000000010570</w:t>
            </w:r>
          </w:p>
        </w:tc>
        <w:tc>
          <w:tcPr>
            <w:tcW w:w="1072"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1.27</w:t>
            </w:r>
          </w:p>
        </w:tc>
        <w:tc>
          <w:tcPr>
            <w:tcW w:w="723"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3.18</w:t>
            </w:r>
          </w:p>
        </w:tc>
        <w:tc>
          <w:tcPr>
            <w:tcW w:w="104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2.50</w:t>
            </w:r>
          </w:p>
        </w:tc>
        <w:tc>
          <w:tcPr>
            <w:tcW w:w="1105" w:type="dxa"/>
            <w:tcBorders>
              <w:top w:val="nil"/>
              <w:left w:val="nil"/>
              <w:bottom w:val="single" w:sz="4" w:space="0" w:color="auto"/>
              <w:right w:val="single" w:sz="8"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150%</w:t>
            </w:r>
          </w:p>
        </w:tc>
      </w:tr>
      <w:tr w:rsidR="00907160" w:rsidTr="00907160">
        <w:trPr>
          <w:trHeight w:val="300"/>
          <w:jc w:val="center"/>
        </w:trPr>
        <w:tc>
          <w:tcPr>
            <w:tcW w:w="661" w:type="dxa"/>
            <w:vMerge/>
            <w:tcBorders>
              <w:top w:val="single" w:sz="8" w:space="0" w:color="auto"/>
              <w:left w:val="single" w:sz="8" w:space="0" w:color="auto"/>
              <w:bottom w:val="single" w:sz="4" w:space="0" w:color="auto"/>
              <w:right w:val="single" w:sz="8" w:space="0" w:color="auto"/>
            </w:tcBorders>
            <w:vAlign w:val="center"/>
            <w:hideMark/>
          </w:tcPr>
          <w:p w:rsidR="00907160" w:rsidRDefault="00907160" w:rsidP="00907160">
            <w:pPr>
              <w:spacing w:after="0" w:line="240" w:lineRule="auto"/>
              <w:rPr>
                <w:rFonts w:ascii="Calibri" w:hAnsi="Calibri"/>
                <w:color w:val="000000"/>
              </w:rPr>
            </w:pPr>
          </w:p>
        </w:tc>
        <w:tc>
          <w:tcPr>
            <w:tcW w:w="190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000000000000134</w:t>
            </w:r>
          </w:p>
        </w:tc>
        <w:tc>
          <w:tcPr>
            <w:tcW w:w="1072"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1.22</w:t>
            </w:r>
          </w:p>
        </w:tc>
        <w:tc>
          <w:tcPr>
            <w:tcW w:w="723"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3.35</w:t>
            </w:r>
          </w:p>
        </w:tc>
        <w:tc>
          <w:tcPr>
            <w:tcW w:w="104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2.75</w:t>
            </w:r>
          </w:p>
        </w:tc>
        <w:tc>
          <w:tcPr>
            <w:tcW w:w="1105" w:type="dxa"/>
            <w:tcBorders>
              <w:top w:val="nil"/>
              <w:left w:val="nil"/>
              <w:bottom w:val="single" w:sz="4" w:space="0" w:color="auto"/>
              <w:right w:val="single" w:sz="8"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175%</w:t>
            </w:r>
          </w:p>
        </w:tc>
      </w:tr>
      <w:tr w:rsidR="00907160" w:rsidTr="00907160">
        <w:trPr>
          <w:trHeight w:val="300"/>
          <w:jc w:val="center"/>
        </w:trPr>
        <w:tc>
          <w:tcPr>
            <w:tcW w:w="661" w:type="dxa"/>
            <w:vMerge/>
            <w:tcBorders>
              <w:top w:val="single" w:sz="8" w:space="0" w:color="auto"/>
              <w:left w:val="single" w:sz="8" w:space="0" w:color="auto"/>
              <w:bottom w:val="single" w:sz="4" w:space="0" w:color="auto"/>
              <w:right w:val="single" w:sz="8" w:space="0" w:color="auto"/>
            </w:tcBorders>
            <w:vAlign w:val="center"/>
            <w:hideMark/>
          </w:tcPr>
          <w:p w:rsidR="00907160" w:rsidRDefault="00907160" w:rsidP="00907160">
            <w:pPr>
              <w:spacing w:after="0" w:line="240" w:lineRule="auto"/>
              <w:rPr>
                <w:rFonts w:ascii="Calibri" w:hAnsi="Calibri"/>
                <w:color w:val="000000"/>
              </w:rPr>
            </w:pPr>
          </w:p>
        </w:tc>
        <w:tc>
          <w:tcPr>
            <w:tcW w:w="190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000000000005085</w:t>
            </w:r>
          </w:p>
        </w:tc>
        <w:tc>
          <w:tcPr>
            <w:tcW w:w="1072"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1.01</w:t>
            </w:r>
          </w:p>
        </w:tc>
        <w:tc>
          <w:tcPr>
            <w:tcW w:w="723"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5.62</w:t>
            </w:r>
          </w:p>
        </w:tc>
        <w:tc>
          <w:tcPr>
            <w:tcW w:w="104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5.56</w:t>
            </w:r>
          </w:p>
        </w:tc>
        <w:tc>
          <w:tcPr>
            <w:tcW w:w="1105" w:type="dxa"/>
            <w:tcBorders>
              <w:top w:val="nil"/>
              <w:left w:val="nil"/>
              <w:bottom w:val="single" w:sz="4" w:space="0" w:color="auto"/>
              <w:right w:val="single" w:sz="8"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456%</w:t>
            </w:r>
          </w:p>
        </w:tc>
      </w:tr>
      <w:tr w:rsidR="00907160" w:rsidTr="00907160">
        <w:trPr>
          <w:trHeight w:val="300"/>
          <w:jc w:val="center"/>
        </w:trPr>
        <w:tc>
          <w:tcPr>
            <w:tcW w:w="661" w:type="dxa"/>
            <w:vMerge/>
            <w:tcBorders>
              <w:top w:val="single" w:sz="8" w:space="0" w:color="auto"/>
              <w:left w:val="single" w:sz="8" w:space="0" w:color="auto"/>
              <w:bottom w:val="single" w:sz="4" w:space="0" w:color="auto"/>
              <w:right w:val="single" w:sz="8" w:space="0" w:color="auto"/>
            </w:tcBorders>
            <w:vAlign w:val="center"/>
            <w:hideMark/>
          </w:tcPr>
          <w:p w:rsidR="00907160" w:rsidRDefault="00907160" w:rsidP="00907160">
            <w:pPr>
              <w:spacing w:after="0" w:line="240" w:lineRule="auto"/>
              <w:rPr>
                <w:rFonts w:ascii="Calibri" w:hAnsi="Calibri"/>
                <w:color w:val="000000"/>
              </w:rPr>
            </w:pPr>
          </w:p>
        </w:tc>
        <w:tc>
          <w:tcPr>
            <w:tcW w:w="190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00000000010A140</w:t>
            </w:r>
          </w:p>
        </w:tc>
        <w:tc>
          <w:tcPr>
            <w:tcW w:w="1072"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1.2</w:t>
            </w:r>
          </w:p>
        </w:tc>
        <w:tc>
          <w:tcPr>
            <w:tcW w:w="723"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3.3</w:t>
            </w:r>
          </w:p>
        </w:tc>
        <w:tc>
          <w:tcPr>
            <w:tcW w:w="1047" w:type="dxa"/>
            <w:tcBorders>
              <w:top w:val="nil"/>
              <w:left w:val="nil"/>
              <w:bottom w:val="single" w:sz="4"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2.75</w:t>
            </w:r>
          </w:p>
        </w:tc>
        <w:tc>
          <w:tcPr>
            <w:tcW w:w="1105" w:type="dxa"/>
            <w:tcBorders>
              <w:top w:val="nil"/>
              <w:left w:val="nil"/>
              <w:bottom w:val="single" w:sz="4" w:space="0" w:color="auto"/>
              <w:right w:val="single" w:sz="8"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175%</w:t>
            </w:r>
          </w:p>
        </w:tc>
      </w:tr>
      <w:tr w:rsidR="00907160" w:rsidTr="00907160">
        <w:trPr>
          <w:trHeight w:val="315"/>
          <w:jc w:val="center"/>
        </w:trPr>
        <w:tc>
          <w:tcPr>
            <w:tcW w:w="661" w:type="dxa"/>
            <w:tcBorders>
              <w:top w:val="nil"/>
              <w:left w:val="single" w:sz="8" w:space="0" w:color="auto"/>
              <w:bottom w:val="single" w:sz="4" w:space="0" w:color="auto"/>
              <w:right w:val="single" w:sz="8" w:space="0" w:color="auto"/>
            </w:tcBorders>
            <w:shd w:val="clear" w:color="auto" w:fill="auto"/>
            <w:noWrap/>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Arch</w:t>
            </w:r>
          </w:p>
        </w:tc>
        <w:tc>
          <w:tcPr>
            <w:tcW w:w="190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00000000054A035</w:t>
            </w:r>
          </w:p>
        </w:tc>
        <w:tc>
          <w:tcPr>
            <w:tcW w:w="1072"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1.16</w:t>
            </w:r>
          </w:p>
        </w:tc>
        <w:tc>
          <w:tcPr>
            <w:tcW w:w="723"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5.38</w:t>
            </w:r>
          </w:p>
        </w:tc>
        <w:tc>
          <w:tcPr>
            <w:tcW w:w="1047" w:type="dxa"/>
            <w:tcBorders>
              <w:top w:val="nil"/>
              <w:left w:val="nil"/>
              <w:bottom w:val="single" w:sz="4" w:space="0" w:color="auto"/>
              <w:right w:val="single" w:sz="4"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4.64</w:t>
            </w:r>
          </w:p>
        </w:tc>
        <w:tc>
          <w:tcPr>
            <w:tcW w:w="1105" w:type="dxa"/>
            <w:tcBorders>
              <w:top w:val="nil"/>
              <w:left w:val="nil"/>
              <w:bottom w:val="single" w:sz="4" w:space="0" w:color="auto"/>
              <w:right w:val="single" w:sz="8" w:space="0" w:color="auto"/>
            </w:tcBorders>
            <w:shd w:val="clear" w:color="auto" w:fill="DBE5F1" w:themeFill="accent1" w:themeFillTint="33"/>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364%</w:t>
            </w:r>
          </w:p>
        </w:tc>
      </w:tr>
      <w:tr w:rsidR="00907160" w:rsidTr="00907160">
        <w:trPr>
          <w:trHeight w:val="300"/>
          <w:jc w:val="center"/>
        </w:trPr>
        <w:tc>
          <w:tcPr>
            <w:tcW w:w="661" w:type="dxa"/>
            <w:tcBorders>
              <w:top w:val="nil"/>
              <w:left w:val="single" w:sz="8" w:space="0" w:color="auto"/>
              <w:bottom w:val="single" w:sz="8" w:space="0" w:color="auto"/>
              <w:right w:val="single" w:sz="8" w:space="0" w:color="auto"/>
            </w:tcBorders>
            <w:shd w:val="clear" w:color="auto" w:fill="auto"/>
            <w:vAlign w:val="center"/>
            <w:hideMark/>
          </w:tcPr>
          <w:p w:rsidR="00907160" w:rsidRDefault="00907160" w:rsidP="00907160">
            <w:pPr>
              <w:spacing w:after="0" w:line="240" w:lineRule="auto"/>
              <w:jc w:val="center"/>
              <w:rPr>
                <w:rFonts w:ascii="Calibri" w:hAnsi="Calibri"/>
                <w:color w:val="000000"/>
              </w:rPr>
            </w:pPr>
            <w:r>
              <w:rPr>
                <w:rFonts w:ascii="Calibri" w:hAnsi="Calibri"/>
                <w:color w:val="000000"/>
              </w:rPr>
              <w:t>Steel</w:t>
            </w:r>
          </w:p>
        </w:tc>
        <w:tc>
          <w:tcPr>
            <w:tcW w:w="1907" w:type="dxa"/>
            <w:tcBorders>
              <w:top w:val="nil"/>
              <w:left w:val="nil"/>
              <w:bottom w:val="single" w:sz="8" w:space="0" w:color="auto"/>
              <w:right w:val="single" w:sz="4" w:space="0" w:color="auto"/>
            </w:tcBorders>
            <w:shd w:val="clear" w:color="auto" w:fill="auto"/>
            <w:noWrap/>
            <w:vAlign w:val="bottom"/>
            <w:hideMark/>
          </w:tcPr>
          <w:p w:rsidR="00907160" w:rsidRDefault="00907160" w:rsidP="00907160">
            <w:pPr>
              <w:spacing w:after="0" w:line="240" w:lineRule="auto"/>
              <w:rPr>
                <w:rFonts w:ascii="Arial" w:hAnsi="Arial" w:cs="Arial"/>
                <w:color w:val="000000"/>
                <w:sz w:val="20"/>
                <w:szCs w:val="20"/>
              </w:rPr>
            </w:pPr>
            <w:r>
              <w:rPr>
                <w:rFonts w:ascii="Arial" w:hAnsi="Arial" w:cs="Arial"/>
                <w:color w:val="000000"/>
                <w:sz w:val="20"/>
                <w:szCs w:val="20"/>
              </w:rPr>
              <w:t>00000000010A055</w:t>
            </w:r>
          </w:p>
        </w:tc>
        <w:tc>
          <w:tcPr>
            <w:tcW w:w="1072" w:type="dxa"/>
            <w:tcBorders>
              <w:top w:val="nil"/>
              <w:left w:val="nil"/>
              <w:bottom w:val="single" w:sz="8"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2.14</w:t>
            </w:r>
          </w:p>
        </w:tc>
        <w:tc>
          <w:tcPr>
            <w:tcW w:w="723" w:type="dxa"/>
            <w:tcBorders>
              <w:top w:val="nil"/>
              <w:left w:val="nil"/>
              <w:bottom w:val="single" w:sz="8"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3.55</w:t>
            </w:r>
          </w:p>
        </w:tc>
        <w:tc>
          <w:tcPr>
            <w:tcW w:w="1047" w:type="dxa"/>
            <w:tcBorders>
              <w:top w:val="nil"/>
              <w:left w:val="nil"/>
              <w:bottom w:val="single" w:sz="8" w:space="0" w:color="auto"/>
              <w:right w:val="single" w:sz="4"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1.66</w:t>
            </w:r>
          </w:p>
        </w:tc>
        <w:tc>
          <w:tcPr>
            <w:tcW w:w="1105" w:type="dxa"/>
            <w:tcBorders>
              <w:top w:val="nil"/>
              <w:left w:val="nil"/>
              <w:bottom w:val="single" w:sz="8" w:space="0" w:color="auto"/>
              <w:right w:val="single" w:sz="8" w:space="0" w:color="auto"/>
            </w:tcBorders>
            <w:shd w:val="clear" w:color="auto" w:fill="auto"/>
            <w:noWrap/>
            <w:vAlign w:val="bottom"/>
            <w:hideMark/>
          </w:tcPr>
          <w:p w:rsidR="00907160" w:rsidRDefault="00907160" w:rsidP="00907160">
            <w:pPr>
              <w:spacing w:after="0" w:line="240" w:lineRule="auto"/>
              <w:jc w:val="center"/>
              <w:rPr>
                <w:rFonts w:ascii="Calibri" w:hAnsi="Calibri"/>
                <w:color w:val="000000"/>
              </w:rPr>
            </w:pPr>
            <w:r>
              <w:rPr>
                <w:rFonts w:ascii="Calibri" w:hAnsi="Calibri"/>
                <w:color w:val="000000"/>
              </w:rPr>
              <w:t>66%</w:t>
            </w:r>
          </w:p>
        </w:tc>
      </w:tr>
    </w:tbl>
    <w:p w:rsidR="00C635D7" w:rsidRDefault="00C635D7" w:rsidP="006671B1">
      <w:pPr>
        <w:rPr>
          <w:highlight w:val="yellow"/>
        </w:rPr>
      </w:pPr>
    </w:p>
    <w:p w:rsidR="00D97863" w:rsidRPr="00D97863" w:rsidRDefault="00D97863" w:rsidP="00D97863">
      <w:r w:rsidRPr="00D97863">
        <w:t>As can be seen from Table 1, rating factors computed using a field-calibrated FE model are consistently and significantly greater than those computed using the single line girder model.</w:t>
      </w:r>
      <w:r w:rsidR="00860A2B">
        <w:t xml:space="preserve"> </w:t>
      </w:r>
      <w:r w:rsidR="004928EB">
        <w:rPr>
          <w:b/>
          <w:i/>
        </w:rPr>
        <w:t>Indeed, the</w:t>
      </w:r>
      <w:r w:rsidR="00860A2B" w:rsidRPr="004752E6">
        <w:rPr>
          <w:b/>
          <w:i/>
        </w:rPr>
        <w:t xml:space="preserve"> </w:t>
      </w:r>
      <w:commentRangeStart w:id="12"/>
      <w:r w:rsidR="00C34EE7">
        <w:rPr>
          <w:b/>
          <w:i/>
        </w:rPr>
        <w:t xml:space="preserve">seven </w:t>
      </w:r>
      <w:commentRangeEnd w:id="12"/>
      <w:r w:rsidR="00C34EE7">
        <w:rPr>
          <w:rStyle w:val="CommentReference"/>
        </w:rPr>
        <w:commentReference w:id="12"/>
      </w:r>
      <w:r w:rsidR="00860A2B" w:rsidRPr="004752E6">
        <w:rPr>
          <w:b/>
          <w:i/>
        </w:rPr>
        <w:t xml:space="preserve">structures, which the authors rated </w:t>
      </w:r>
      <w:r w:rsidR="00F5381E" w:rsidRPr="004752E6">
        <w:rPr>
          <w:b/>
          <w:i/>
        </w:rPr>
        <w:t>with</w:t>
      </w:r>
      <w:r w:rsidR="00860A2B" w:rsidRPr="004752E6">
        <w:rPr>
          <w:b/>
          <w:i/>
        </w:rPr>
        <w:t xml:space="preserve"> calibrated FE models, </w:t>
      </w:r>
      <w:r w:rsidR="00F5381E" w:rsidRPr="004752E6">
        <w:rPr>
          <w:b/>
          <w:i/>
        </w:rPr>
        <w:t>exhibited</w:t>
      </w:r>
      <w:r w:rsidR="00860A2B" w:rsidRPr="004752E6">
        <w:rPr>
          <w:b/>
          <w:i/>
        </w:rPr>
        <w:t xml:space="preserve"> an average increase of </w:t>
      </w:r>
      <w:r w:rsidR="00F5381E" w:rsidRPr="004752E6">
        <w:rPr>
          <w:b/>
          <w:i/>
        </w:rPr>
        <w:t xml:space="preserve"> </w:t>
      </w:r>
      <w:r w:rsidR="00C34EE7">
        <w:rPr>
          <w:b/>
          <w:i/>
        </w:rPr>
        <w:t>23</w:t>
      </w:r>
      <w:r w:rsidR="00E466EC">
        <w:rPr>
          <w:b/>
          <w:i/>
        </w:rPr>
        <w:t>1</w:t>
      </w:r>
      <w:r w:rsidR="00C34EE7">
        <w:rPr>
          <w:b/>
          <w:i/>
        </w:rPr>
        <w:t xml:space="preserve">% </w:t>
      </w:r>
      <w:r w:rsidR="00F5381E" w:rsidRPr="004752E6">
        <w:rPr>
          <w:b/>
          <w:i/>
        </w:rPr>
        <w:t>over the AASHTO rating</w:t>
      </w:r>
      <w:r w:rsidR="004752E6">
        <w:rPr>
          <w:b/>
          <w:i/>
        </w:rPr>
        <w:t xml:space="preserve"> after all load and capacity factors were applied</w:t>
      </w:r>
      <w:r w:rsidR="00860A2B" w:rsidRPr="004752E6">
        <w:rPr>
          <w:b/>
          <w:i/>
        </w:rPr>
        <w:t>.</w:t>
      </w:r>
      <w:r w:rsidRPr="00D97863">
        <w:t xml:space="preserve"> </w:t>
      </w:r>
      <w:commentRangeStart w:id="13"/>
      <w:r w:rsidRPr="00D97863">
        <w:t xml:space="preserve">This is due to the fact that the single line girder is too conservative as it assumes the bridge carries its dead and live loads only by bending and shear in its girders. The 3D FE model includes many additional distribution mechanisms such as the RC deck functioning as a plate and a diaphragm, working compositely with the girders (due to mechanical or chemical bond), and the lateral diaphragms and cross braces, any wind-bracing, boundary and bearing fixity, and possible lateral confinement from approach slabs at the abutments along with any confining soil pressures. </w:t>
      </w:r>
      <w:commentRangeEnd w:id="13"/>
      <w:r w:rsidR="005317DB">
        <w:rPr>
          <w:rStyle w:val="CommentReference"/>
        </w:rPr>
        <w:commentReference w:id="13"/>
      </w:r>
      <w:r w:rsidR="004928EB">
        <w:t xml:space="preserve"> The process of calibrating the FE model with load test data ensures that these mechanisms are accurately parameterized.</w:t>
      </w:r>
    </w:p>
    <w:p w:rsidR="00D97863" w:rsidRDefault="00D97863" w:rsidP="004752E6">
      <w:pPr>
        <w:spacing w:after="0"/>
      </w:pPr>
      <w:r w:rsidRPr="00D97863">
        <w:t xml:space="preserve">While the FEM load rating factors are greater than the line girder ratings, this cannot be generalized as the rule. At this time of scarce resources, the availability of ubiquitous computing and the need to </w:t>
      </w:r>
      <w:r w:rsidR="00EE580F">
        <w:t>identify which structures truly require posting</w:t>
      </w:r>
      <w:r w:rsidRPr="00D97863">
        <w:t xml:space="preserve">, the value of proof-level load testing of select bridges is clear. The critical question is how to perform such </w:t>
      </w:r>
      <w:commentRangeStart w:id="14"/>
      <w:r w:rsidRPr="00D97863">
        <w:t>tests safely</w:t>
      </w:r>
      <w:commentRangeEnd w:id="14"/>
      <w:r w:rsidR="009879F4">
        <w:rPr>
          <w:rStyle w:val="CommentReference"/>
        </w:rPr>
        <w:commentReference w:id="14"/>
      </w:r>
      <w:r w:rsidRPr="00D97863">
        <w:t xml:space="preserve"> and properly so that we may</w:t>
      </w:r>
      <w:r>
        <w:t xml:space="preserve"> learn about actual bridge behavior and the mechanisms that actually contribute to the load carrying capacity of a bridge, therefore informing the design and the load rating of other bridges.</w:t>
      </w:r>
    </w:p>
    <w:p w:rsidR="0046725D" w:rsidRPr="008422DD" w:rsidRDefault="00A053A6" w:rsidP="004752E6">
      <w:pPr>
        <w:pStyle w:val="Heading1"/>
        <w:spacing w:before="0"/>
      </w:pPr>
      <w:r w:rsidRPr="008422DD">
        <w:t>Conclusion</w:t>
      </w:r>
    </w:p>
    <w:p w:rsidR="00D97863" w:rsidRPr="00D97863" w:rsidRDefault="00D97863" w:rsidP="004752E6">
      <w:pPr>
        <w:spacing w:after="0"/>
      </w:pPr>
      <w:r w:rsidRPr="00D97863">
        <w:t xml:space="preserve">Bridges that cannot be load rated due to missing information, or load rated at less than the legal loads and posted, may in fact possess </w:t>
      </w:r>
      <w:r w:rsidR="00C34EE7">
        <w:t xml:space="preserve"> sufficient </w:t>
      </w:r>
      <w:r w:rsidRPr="00D97863">
        <w:t xml:space="preserve">load capacity and significant remaining life, depending on their design and construction, even if they may appear to be at the end of their useful life. It is possible to identify these bridges by properly designed and executed proof-level load </w:t>
      </w:r>
      <w:r w:rsidR="006C3025">
        <w:t xml:space="preserve">testing and </w:t>
      </w:r>
      <w:r w:rsidRPr="00D97863">
        <w:t xml:space="preserve">rating. While proof load testing in 2015 </w:t>
      </w:r>
      <w:r w:rsidR="004752E6">
        <w:t xml:space="preserve">should not be </w:t>
      </w:r>
      <w:r w:rsidRPr="00D97863">
        <w:t>rocket science, it does require experience and resources to design and perform field expe</w:t>
      </w:r>
      <w:r w:rsidR="006C3025">
        <w:t xml:space="preserve">riment and should include </w:t>
      </w:r>
      <w:r w:rsidRPr="00D97863">
        <w:t xml:space="preserve">3D FE modeling and simulation along with a heuristic understanding of bridge behavior. The value </w:t>
      </w:r>
      <w:r w:rsidR="00D64362">
        <w:t>of</w:t>
      </w:r>
      <w:r w:rsidRPr="00D97863">
        <w:t xml:space="preserve"> such tests is not just the removal of posting for a bridge, but a better understanding of how bridges of certain design and construction characteristics (i.e. a family or statistical population) that carry their loads by similar mechanisms, can be better evaluated and load rated. </w:t>
      </w:r>
    </w:p>
    <w:p w:rsidR="00D97863" w:rsidRPr="00D97863" w:rsidDel="007C2EE3" w:rsidRDefault="00D97863" w:rsidP="00EE580F">
      <w:pPr>
        <w:rPr>
          <w:del w:id="15" w:author="Jalinoos, Frank (FHWA)" w:date="2015-02-25T13:13:00Z"/>
        </w:rPr>
      </w:pPr>
      <w:r w:rsidRPr="00D97863">
        <w:lastRenderedPageBreak/>
        <w:t xml:space="preserve">The structural identification concept provides a framework that guides load testing, </w:t>
      </w:r>
      <w:commentRangeStart w:id="16"/>
      <w:r w:rsidRPr="00D97863">
        <w:t>helping to ensure that it is designed and conducted safely</w:t>
      </w:r>
      <w:commentRangeEnd w:id="16"/>
      <w:r w:rsidR="00A96FA8">
        <w:rPr>
          <w:rStyle w:val="CommentReference"/>
        </w:rPr>
        <w:commentReference w:id="16"/>
      </w:r>
      <w:r w:rsidRPr="00D97863">
        <w:t xml:space="preserve">, the resulting </w:t>
      </w:r>
      <w:r w:rsidR="006C3025">
        <w:t>load rating computed accurately</w:t>
      </w:r>
      <w:r w:rsidRPr="00D97863">
        <w:t xml:space="preserve"> and with due consideration of the uncertainty of contributing mechanisms. </w:t>
      </w:r>
    </w:p>
    <w:p w:rsidR="005D00FF" w:rsidRDefault="00D97863" w:rsidP="00D97863">
      <w:commentRangeStart w:id="17"/>
      <w:r w:rsidRPr="00D97863">
        <w:t xml:space="preserve">The cost of a properly executed proof-load test and load rating of a typical bridge span by following the structural identification </w:t>
      </w:r>
      <w:r w:rsidR="006C3025">
        <w:t xml:space="preserve">methods </w:t>
      </w:r>
      <w:r w:rsidRPr="00D97863">
        <w:t>described in this brief may reach about $</w:t>
      </w:r>
      <w:r w:rsidR="00C34EE7">
        <w:t>150K</w:t>
      </w:r>
      <w:r w:rsidRPr="00D97863">
        <w:t>.</w:t>
      </w:r>
      <w:commentRangeEnd w:id="17"/>
      <w:r w:rsidR="00F76315">
        <w:rPr>
          <w:rStyle w:val="CommentReference"/>
        </w:rPr>
        <w:commentReference w:id="17"/>
      </w:r>
      <w:r w:rsidRPr="00D97863">
        <w:t xml:space="preserve"> </w:t>
      </w:r>
      <w:commentRangeStart w:id="18"/>
      <w:r w:rsidRPr="00D97863">
        <w:t xml:space="preserve">This cost may be </w:t>
      </w:r>
      <w:r w:rsidR="00EE580F">
        <w:t xml:space="preserve">significantly </w:t>
      </w:r>
      <w:r w:rsidRPr="00D97863">
        <w:t>reduced by streamlining the modeling, instrumentation and load testing process</w:t>
      </w:r>
      <w:r w:rsidR="00EE580F">
        <w:t xml:space="preserve"> and utilizing advanced technologies (i.e.</w:t>
      </w:r>
      <w:r w:rsidRPr="00D97863">
        <w:t xml:space="preserve"> </w:t>
      </w:r>
      <w:r w:rsidR="00EE580F">
        <w:t xml:space="preserve">wireless sensors, </w:t>
      </w:r>
      <w:r w:rsidRPr="00D97863">
        <w:t>high-resolution photogrammetry</w:t>
      </w:r>
      <w:r w:rsidR="00EE580F">
        <w:t>, etc.)</w:t>
      </w:r>
      <w:r w:rsidRPr="00D97863">
        <w:t>.</w:t>
      </w:r>
      <w:commentRangeEnd w:id="18"/>
      <w:r w:rsidR="00F76315">
        <w:rPr>
          <w:rStyle w:val="CommentReference"/>
        </w:rPr>
        <w:commentReference w:id="18"/>
      </w:r>
      <w:r w:rsidRPr="00D97863">
        <w:t xml:space="preserve"> </w:t>
      </w:r>
    </w:p>
    <w:sdt>
      <w:sdtPr>
        <w:rPr>
          <w:rFonts w:asciiTheme="minorHAnsi" w:eastAsiaTheme="minorHAnsi" w:hAnsiTheme="minorHAnsi" w:cstheme="minorBidi"/>
          <w:b w:val="0"/>
          <w:bCs w:val="0"/>
          <w:color w:val="auto"/>
          <w:sz w:val="22"/>
          <w:szCs w:val="22"/>
        </w:rPr>
        <w:id w:val="1655022406"/>
        <w:docPartObj>
          <w:docPartGallery w:val="Bibliographies"/>
          <w:docPartUnique/>
        </w:docPartObj>
      </w:sdtPr>
      <w:sdtEndPr>
        <w:rPr>
          <w:rFonts w:eastAsiaTheme="minorEastAsia"/>
        </w:rPr>
      </w:sdtEndPr>
      <w:sdtContent>
        <w:p w:rsidR="00B3127E" w:rsidRDefault="00B3127E">
          <w:pPr>
            <w:pStyle w:val="Heading1"/>
          </w:pPr>
          <w:r>
            <w:t>Works Cited</w:t>
          </w:r>
        </w:p>
        <w:p w:rsidR="00D97863" w:rsidRDefault="00B3127E" w:rsidP="00D97863">
          <w:pPr>
            <w:pStyle w:val="Bibliography"/>
            <w:ind w:left="720" w:hanging="720"/>
            <w:rPr>
              <w:noProof/>
            </w:rPr>
          </w:pPr>
          <w:r>
            <w:fldChar w:fldCharType="begin"/>
          </w:r>
          <w:r>
            <w:instrText xml:space="preserve"> BIBLIOGRAPHY </w:instrText>
          </w:r>
          <w:r>
            <w:fldChar w:fldCharType="separate"/>
          </w:r>
          <w:r w:rsidR="00D97863">
            <w:rPr>
              <w:noProof/>
            </w:rPr>
            <w:t>AASHTO. "The Manual for Bridge Evaluation." AASHTO, Washington, DC., 2011.</w:t>
          </w:r>
        </w:p>
        <w:p w:rsidR="00D97863" w:rsidRDefault="00D97863" w:rsidP="00D97863">
          <w:pPr>
            <w:pStyle w:val="Bibliography"/>
            <w:ind w:left="720" w:hanging="720"/>
            <w:rPr>
              <w:noProof/>
            </w:rPr>
          </w:pPr>
          <w:r>
            <w:rPr>
              <w:noProof/>
            </w:rPr>
            <w:t xml:space="preserve">Çatbaş, Necati F., Tracy Kijewski-Correa, and A. Emin Aktan. "Structural Identification of Constructed Systems." </w:t>
          </w:r>
          <w:r>
            <w:rPr>
              <w:i/>
              <w:iCs/>
              <w:noProof/>
            </w:rPr>
            <w:t>Reston (VI): American Society of Civil Engineers.</w:t>
          </w:r>
          <w:r>
            <w:rPr>
              <w:noProof/>
            </w:rPr>
            <w:t xml:space="preserve"> 2013.</w:t>
          </w:r>
        </w:p>
        <w:p w:rsidR="00D97863" w:rsidRDefault="00D97863" w:rsidP="00D97863">
          <w:pPr>
            <w:pStyle w:val="Bibliography"/>
            <w:ind w:left="720" w:hanging="720"/>
            <w:rPr>
              <w:noProof/>
            </w:rPr>
          </w:pPr>
          <w:r>
            <w:rPr>
              <w:noProof/>
            </w:rPr>
            <w:t xml:space="preserve">Douglas, Bruce M., and Wayne H. Reid. "Dynamic tests and system identification of bridges." </w:t>
          </w:r>
          <w:r>
            <w:rPr>
              <w:i/>
              <w:iCs/>
              <w:noProof/>
            </w:rPr>
            <w:t>Journal of the Structural Division.</w:t>
          </w:r>
          <w:r>
            <w:rPr>
              <w:noProof/>
            </w:rPr>
            <w:t xml:space="preserve"> Vol. 108. no. ST10. American Society of Civil Engineers, 1982.</w:t>
          </w:r>
        </w:p>
        <w:p w:rsidR="00D97863" w:rsidRDefault="00D97863" w:rsidP="00D97863">
          <w:pPr>
            <w:pStyle w:val="Bibliography"/>
            <w:ind w:left="720" w:hanging="720"/>
            <w:rPr>
              <w:noProof/>
            </w:rPr>
          </w:pPr>
          <w:r>
            <w:rPr>
              <w:noProof/>
            </w:rPr>
            <w:t xml:space="preserve">FHWA, U.S., Department of Transportation. </w:t>
          </w:r>
          <w:r>
            <w:rPr>
              <w:i/>
              <w:iCs/>
              <w:noProof/>
            </w:rPr>
            <w:t>Bridges by Posting Status (2014).</w:t>
          </w:r>
          <w:r>
            <w:rPr>
              <w:noProof/>
            </w:rPr>
            <w:t xml:space="preserve"> 12 31, 2014. http://www.fhwa.dot.gov/bridge/nbi/no10/posting14.cfm.</w:t>
          </w:r>
        </w:p>
        <w:p w:rsidR="00D97863" w:rsidRDefault="00D97863" w:rsidP="00D97863">
          <w:pPr>
            <w:pStyle w:val="Bibliography"/>
            <w:ind w:left="720" w:hanging="720"/>
            <w:rPr>
              <w:noProof/>
            </w:rPr>
          </w:pPr>
          <w:r>
            <w:rPr>
              <w:noProof/>
            </w:rPr>
            <w:t xml:space="preserve">Goble, G., J. Schulz, and B. Commander. "Load prediction and structural response." </w:t>
          </w:r>
          <w:r>
            <w:rPr>
              <w:i/>
              <w:iCs/>
              <w:noProof/>
            </w:rPr>
            <w:t>Report to FHWA by Department of Civil and Architectural Engineering, University of Colorado.</w:t>
          </w:r>
          <w:r>
            <w:rPr>
              <w:noProof/>
            </w:rPr>
            <w:t xml:space="preserve"> Boulder, Colorado, 1991.</w:t>
          </w:r>
        </w:p>
        <w:p w:rsidR="00D97863" w:rsidRDefault="00D97863" w:rsidP="00D97863">
          <w:pPr>
            <w:pStyle w:val="Bibliography"/>
            <w:ind w:left="720" w:hanging="720"/>
            <w:rPr>
              <w:noProof/>
            </w:rPr>
          </w:pPr>
          <w:r>
            <w:rPr>
              <w:noProof/>
            </w:rPr>
            <w:t xml:space="preserve">Hearn, George. "State Bridge Load Posting Processes and Practices." </w:t>
          </w:r>
          <w:r>
            <w:rPr>
              <w:i/>
              <w:iCs/>
              <w:noProof/>
            </w:rPr>
            <w:t>Synthesis 453.</w:t>
          </w:r>
          <w:r>
            <w:rPr>
              <w:noProof/>
            </w:rPr>
            <w:t xml:space="preserve"> Transportation Research Board, 2014.</w:t>
          </w:r>
        </w:p>
        <w:p w:rsidR="00D97863" w:rsidRDefault="00D97863" w:rsidP="00D97863">
          <w:pPr>
            <w:pStyle w:val="Bibliography"/>
            <w:ind w:left="720" w:hanging="720"/>
            <w:rPr>
              <w:noProof/>
            </w:rPr>
          </w:pPr>
          <w:r>
            <w:rPr>
              <w:noProof/>
            </w:rPr>
            <w:t xml:space="preserve">Mlynarski, Mark, Wagdy Wassef, and Andrzej Nowak. "A Comparison of AASHTO Bridge Load Rating Methods." </w:t>
          </w:r>
          <w:r>
            <w:rPr>
              <w:i/>
              <w:iCs/>
              <w:noProof/>
            </w:rPr>
            <w:t>Report 700.</w:t>
          </w:r>
          <w:r>
            <w:rPr>
              <w:noProof/>
            </w:rPr>
            <w:t xml:space="preserve"> Transportation Research Board, 2011.</w:t>
          </w:r>
        </w:p>
        <w:p w:rsidR="00D97863" w:rsidRDefault="00D97863" w:rsidP="00D97863">
          <w:pPr>
            <w:pStyle w:val="Bibliography"/>
            <w:ind w:left="720" w:hanging="720"/>
            <w:rPr>
              <w:noProof/>
            </w:rPr>
          </w:pPr>
          <w:r>
            <w:rPr>
              <w:noProof/>
            </w:rPr>
            <w:t>Olson, D. L., F. Jalinoos, and M. F. Aouad. "NCHRP Final Report 21-5: Determination of Unknown Subsurface Bridge Foundations." Federal Highway Administration, n.d.</w:t>
          </w:r>
        </w:p>
        <w:p w:rsidR="00D97863" w:rsidRDefault="00D97863" w:rsidP="00D97863">
          <w:pPr>
            <w:pStyle w:val="Bibliography"/>
            <w:ind w:left="720" w:hanging="720"/>
            <w:rPr>
              <w:noProof/>
            </w:rPr>
          </w:pPr>
          <w:r>
            <w:rPr>
              <w:noProof/>
            </w:rPr>
            <w:t xml:space="preserve">Turer, A. "Condition Evaluation and Load Rating of Steel Stringer Highway Bridges Using Field Calibrated 2d-Grid and 3D-FE Models." </w:t>
          </w:r>
          <w:r>
            <w:rPr>
              <w:i/>
              <w:iCs/>
              <w:noProof/>
            </w:rPr>
            <w:t>Dissertation for Doctorate of Philosophy in the Department of Civil and Environmental Engineering of the College of Engineering.</w:t>
          </w:r>
          <w:r>
            <w:rPr>
              <w:noProof/>
            </w:rPr>
            <w:t xml:space="preserve"> University of Cincinnati, 2000.</w:t>
          </w:r>
        </w:p>
        <w:p w:rsidR="00B3127E" w:rsidRDefault="00B3127E" w:rsidP="00D97863">
          <w:r>
            <w:rPr>
              <w:b/>
              <w:bCs/>
            </w:rPr>
            <w:fldChar w:fldCharType="end"/>
          </w:r>
        </w:p>
      </w:sdtContent>
    </w:sdt>
    <w:p w:rsidR="00F409FC" w:rsidRDefault="00D97863" w:rsidP="009B6C35">
      <w:pPr>
        <w:rPr>
          <w:ins w:id="19" w:author="unknown" w:date="2015-02-25T20:34:00Z"/>
        </w:rPr>
      </w:pPr>
      <w:r>
        <w:rPr>
          <w:b/>
          <w:bCs/>
        </w:rPr>
        <w:t xml:space="preserve">Contributors to the Tech Brief: </w:t>
      </w:r>
      <w:r>
        <w:t xml:space="preserve">Frank Jalinoos, H. Ghasemi, J. Braley, A. E. Aktan, F. Moon, I. Bartoli, K. </w:t>
      </w:r>
      <w:proofErr w:type="spellStart"/>
      <w:r>
        <w:t>Sjoblom</w:t>
      </w:r>
      <w:proofErr w:type="spellEnd"/>
    </w:p>
    <w:p w:rsidR="00570B97" w:rsidRDefault="00570B97" w:rsidP="009B6C35">
      <w:pPr>
        <w:rPr>
          <w:ins w:id="20" w:author="unknown" w:date="2015-02-25T20:34:00Z"/>
        </w:rPr>
      </w:pPr>
    </w:p>
    <w:p w:rsidR="00570B97" w:rsidRDefault="00570B97">
      <w:pPr>
        <w:rPr>
          <w:ins w:id="21" w:author="unknown" w:date="2015-02-25T20:34:00Z"/>
        </w:rPr>
      </w:pPr>
      <w:ins w:id="22" w:author="unknown" w:date="2015-02-25T20:34:00Z">
        <w:r>
          <w:br w:type="page"/>
        </w:r>
      </w:ins>
    </w:p>
    <w:p w:rsidR="00570B97" w:rsidRDefault="00570B97" w:rsidP="009B6C35">
      <w:pPr>
        <w:rPr>
          <w:ins w:id="23" w:author="unknown" w:date="2015-02-25T20:34:00Z"/>
        </w:rPr>
      </w:pPr>
      <w:ins w:id="24" w:author="unknown" w:date="2015-02-25T20:34:00Z">
        <w:r>
          <w:lastRenderedPageBreak/>
          <w:t>General Comments</w:t>
        </w:r>
      </w:ins>
    </w:p>
    <w:p w:rsidR="00570B97" w:rsidRDefault="0099765E" w:rsidP="009B6C35">
      <w:pPr>
        <w:rPr>
          <w:ins w:id="25" w:author="unknown" w:date="2015-02-26T01:19:00Z"/>
        </w:rPr>
      </w:pPr>
      <w:ins w:id="26" w:author="unknown" w:date="2015-02-26T01:16:00Z">
        <w:r>
          <w:t>Introduction reads as if the comparison is between AASHTO Line gir</w:t>
        </w:r>
      </w:ins>
      <w:ins w:id="27" w:author="unknown" w:date="2015-02-26T01:17:00Z">
        <w:r>
          <w:t>d</w:t>
        </w:r>
      </w:ins>
      <w:ins w:id="28" w:author="unknown" w:date="2015-02-26T01:16:00Z">
        <w:r>
          <w:t xml:space="preserve">er methods </w:t>
        </w:r>
      </w:ins>
      <w:ins w:id="29" w:author="unknown" w:date="2015-02-26T01:17:00Z">
        <w:r>
          <w:t xml:space="preserve">versus FEM method.  In fact, the paper has significantly more valuable material, </w:t>
        </w:r>
        <w:r w:rsidR="00450684">
          <w:t xml:space="preserve">for example comparison between </w:t>
        </w:r>
      </w:ins>
      <w:ins w:id="30" w:author="unknown" w:date="2015-05-19T17:02:00Z">
        <w:r w:rsidR="00450684">
          <w:t>6</w:t>
        </w:r>
      </w:ins>
      <w:ins w:id="31" w:author="unknown" w:date="2015-02-26T01:17:00Z">
        <w:r>
          <w:t xml:space="preserve"> approaches </w:t>
        </w:r>
      </w:ins>
      <w:ins w:id="32" w:author="unknown" w:date="2015-02-26T01:18:00Z">
        <w:r>
          <w:t>for load rating,</w:t>
        </w:r>
        <w:r w:rsidR="00450684">
          <w:t xml:space="preserve"> listed i</w:t>
        </w:r>
      </w:ins>
      <w:ins w:id="33" w:author="unknown" w:date="2015-05-19T17:02:00Z">
        <w:r w:rsidR="00450684">
          <w:t xml:space="preserve">n </w:t>
        </w:r>
      </w:ins>
      <w:ins w:id="34" w:author="unknown" w:date="2015-02-26T01:18:00Z">
        <w:r>
          <w:t xml:space="preserve">comment </w:t>
        </w:r>
      </w:ins>
      <w:ins w:id="35" w:author="unknown" w:date="2015-05-19T17:02:00Z">
        <w:r w:rsidR="00450684">
          <w:t>39</w:t>
        </w:r>
      </w:ins>
      <w:ins w:id="36" w:author="unknown" w:date="2015-05-19T17:03:00Z">
        <w:r w:rsidR="00450684">
          <w:t xml:space="preserve"> earlier</w:t>
        </w:r>
      </w:ins>
      <w:ins w:id="37" w:author="unknown" w:date="2015-02-26T01:18:00Z">
        <w:r>
          <w:t xml:space="preserve">.  Hence, the introduction should be modified to highlight this comparison.  It will be definite contribution.  </w:t>
        </w:r>
      </w:ins>
    </w:p>
    <w:p w:rsidR="006F10BC" w:rsidRDefault="006F10BC" w:rsidP="009B6C35">
      <w:pPr>
        <w:rPr>
          <w:ins w:id="38" w:author="unknown" w:date="2015-05-19T17:04:00Z"/>
        </w:rPr>
      </w:pPr>
      <w:ins w:id="39" w:author="unknown" w:date="2015-02-26T01:56:00Z">
        <w:r>
          <w:t xml:space="preserve">The biggest drawback of the tech brief is that it proposes using St Id as a prerequisite to performing proof load testing, which is counter to the goal and objectives of the proof load testing concept: find the load capacities of bridges whose capacities cannot be determined through </w:t>
        </w:r>
      </w:ins>
      <w:ins w:id="40" w:author="unknown" w:date="2015-02-26T01:58:00Z">
        <w:r>
          <w:t>analytical</w:t>
        </w:r>
      </w:ins>
      <w:ins w:id="41" w:author="unknown" w:date="2015-02-26T01:56:00Z">
        <w:r>
          <w:t xml:space="preserve"> model.  </w:t>
        </w:r>
      </w:ins>
      <w:ins w:id="42" w:author="unknown" w:date="2015-02-26T01:58:00Z">
        <w:r>
          <w:t xml:space="preserve">The authors haven’t also made the case of ST ID, since </w:t>
        </w:r>
      </w:ins>
      <w:ins w:id="43" w:author="unknown" w:date="2015-02-26T01:59:00Z">
        <w:r>
          <w:t>improvements</w:t>
        </w:r>
      </w:ins>
      <w:ins w:id="44" w:author="unknown" w:date="2015-02-26T01:58:00Z">
        <w:r>
          <w:t xml:space="preserve"> </w:t>
        </w:r>
      </w:ins>
      <w:ins w:id="45" w:author="unknown" w:date="2015-02-26T01:59:00Z">
        <w:r>
          <w:t>in load rating through their approach is because of calibration of the analytical model using load test data.  It will be interesting to see the improvement in load rating without calibrating the FEM model by load test data.</w:t>
        </w:r>
      </w:ins>
      <w:ins w:id="46" w:author="unknown" w:date="2015-02-26T02:01:00Z">
        <w:r>
          <w:t xml:space="preserve">  ST ID tool (FEM based, including model updating) is not a new tool and can be used for a subset of load tested bridges for which DOTs or owners desire more reliable analytical model.  The tech brief will be a good contribution if authors rewrite the tech brief by keeping this objective.</w:t>
        </w:r>
      </w:ins>
    </w:p>
    <w:p w:rsidR="00450684" w:rsidRDefault="00450684" w:rsidP="009B6C35">
      <w:pPr>
        <w:rPr>
          <w:ins w:id="47" w:author="unknown" w:date="2015-02-26T02:01:00Z"/>
        </w:rPr>
      </w:pPr>
    </w:p>
    <w:p w:rsidR="00A57CE9" w:rsidRDefault="006F10BC" w:rsidP="009B6C35">
      <w:ins w:id="48" w:author="unknown" w:date="2015-02-26T02:01:00Z">
        <w:r>
          <w:t xml:space="preserve"> </w:t>
        </w:r>
      </w:ins>
    </w:p>
    <w:p w:rsidR="00A57CE9" w:rsidRDefault="00A57CE9" w:rsidP="009B6C35"/>
    <w:p w:rsidR="00A57CE9" w:rsidRPr="00A57CE9" w:rsidRDefault="00A57CE9" w:rsidP="00A57CE9">
      <w:pPr>
        <w:pStyle w:val="EndNoteBibliography"/>
      </w:pPr>
      <w:r>
        <w:fldChar w:fldCharType="begin"/>
      </w:r>
      <w:r>
        <w:instrText xml:space="preserve"> ADDIN EN.REFLIST </w:instrText>
      </w:r>
      <w:r>
        <w:fldChar w:fldCharType="separate"/>
      </w:r>
      <w:r w:rsidRPr="00A57CE9">
        <w:t xml:space="preserve">Aktan, A. E. and D. N. Farhey (1996). "Condition and Reliability Assessment of Constructed Facilities." </w:t>
      </w:r>
      <w:r w:rsidRPr="00A57CE9">
        <w:rPr>
          <w:u w:val="single"/>
        </w:rPr>
        <w:t>Special Publication</w:t>
      </w:r>
      <w:r w:rsidRPr="00A57CE9">
        <w:t xml:space="preserve"> </w:t>
      </w:r>
      <w:r w:rsidRPr="00A57CE9">
        <w:rPr>
          <w:b/>
        </w:rPr>
        <w:t>162</w:t>
      </w:r>
      <w:r w:rsidRPr="00A57CE9">
        <w:t>.</w:t>
      </w:r>
      <w:bookmarkStart w:id="49" w:name="_GoBack"/>
      <w:bookmarkEnd w:id="49"/>
    </w:p>
    <w:p w:rsidR="0099765E" w:rsidRPr="009B6C35" w:rsidRDefault="00A57CE9" w:rsidP="009B6C35">
      <w:r>
        <w:fldChar w:fldCharType="end"/>
      </w:r>
    </w:p>
    <w:sectPr w:rsidR="0099765E" w:rsidRPr="009B6C35" w:rsidSect="004752E6">
      <w:type w:val="continuous"/>
      <w:pgSz w:w="12240" w:h="15840"/>
      <w:pgMar w:top="1440" w:right="117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unknown" w:date="2015-05-18T16:30:00Z" w:initials="Reviewer">
    <w:p w:rsidR="00B337D0" w:rsidRDefault="00B337D0">
      <w:pPr>
        <w:pStyle w:val="CommentText"/>
      </w:pPr>
      <w:r>
        <w:rPr>
          <w:rStyle w:val="CommentReference"/>
        </w:rPr>
        <w:annotationRef/>
      </w:r>
      <w:r>
        <w:t>Please define unknown properties.</w:t>
      </w:r>
      <w:r w:rsidR="00B47E73">
        <w:t xml:space="preserve">  Some of the unknown properties can easily</w:t>
      </w:r>
      <w:r w:rsidR="00143F39">
        <w:t xml:space="preserve"> be obtained; e.g. coring or using GPR to determine rebar configuration on the superstructure.  Some is very difficult such as </w:t>
      </w:r>
      <w:r w:rsidR="0099765E">
        <w:t>determining foundation</w:t>
      </w:r>
      <w:r w:rsidR="00143F39">
        <w:t xml:space="preserve"> geometry, integrity and material type.  Need to differentiate.</w:t>
      </w:r>
      <w:r w:rsidR="00220C18">
        <w:t xml:space="preserve">  See comment 12.</w:t>
      </w:r>
    </w:p>
  </w:comment>
  <w:comment w:id="1" w:author="unknown" w:date="2015-02-26T02:04:00Z" w:initials="Reviewer">
    <w:p w:rsidR="00E220F6" w:rsidRDefault="00E220F6">
      <w:pPr>
        <w:pStyle w:val="CommentText"/>
      </w:pPr>
      <w:r>
        <w:rPr>
          <w:rStyle w:val="CommentReference"/>
        </w:rPr>
        <w:annotationRef/>
      </w:r>
      <w:r>
        <w:t xml:space="preserve"> </w:t>
      </w:r>
      <w:r w:rsidR="00220A12">
        <w:t>I</w:t>
      </w:r>
      <w:r>
        <w:t xml:space="preserve">s </w:t>
      </w:r>
      <w:r w:rsidR="00220A12">
        <w:t xml:space="preserve">it </w:t>
      </w:r>
      <w:r>
        <w:t>unknown properties because of missing documentation?</w:t>
      </w:r>
    </w:p>
  </w:comment>
  <w:comment w:id="2" w:author="unknown" w:date="2015-02-26T02:04:00Z" w:initials="Reviewer">
    <w:p w:rsidR="007F1036" w:rsidRDefault="007F1036">
      <w:pPr>
        <w:pStyle w:val="CommentText"/>
      </w:pPr>
      <w:r>
        <w:rPr>
          <w:rStyle w:val="CommentReference"/>
        </w:rPr>
        <w:annotationRef/>
      </w:r>
      <w:r>
        <w:t>This may also simply be because of the fact that many owners may not need load testing of many bridges.</w:t>
      </w:r>
    </w:p>
  </w:comment>
  <w:comment w:id="4" w:author="unknown" w:date="2015-05-19T16:04:00Z" w:initials="Reviewer">
    <w:p w:rsidR="00005CA0" w:rsidRDefault="009E065A" w:rsidP="009E065A">
      <w:pPr>
        <w:pStyle w:val="CommentText"/>
        <w:rPr>
          <w:rFonts w:ascii="Arial" w:hAnsi="Arial" w:cs="Arial"/>
        </w:rPr>
      </w:pPr>
      <w:r>
        <w:rPr>
          <w:rStyle w:val="CommentReference"/>
        </w:rPr>
        <w:annotationRef/>
      </w:r>
      <w:r w:rsidR="00005CA0">
        <w:rPr>
          <w:rFonts w:ascii="Arial" w:hAnsi="Arial" w:cs="Arial"/>
        </w:rPr>
        <w:t>Please include a paragraph before this paragraph that defines:</w:t>
      </w:r>
    </w:p>
    <w:p w:rsidR="00A56E65" w:rsidRDefault="00A56E65" w:rsidP="00005CA0">
      <w:pPr>
        <w:pStyle w:val="CommentText"/>
        <w:rPr>
          <w:rFonts w:ascii="Arial" w:hAnsi="Arial" w:cs="Arial"/>
        </w:rPr>
      </w:pPr>
    </w:p>
    <w:p w:rsidR="00005CA0" w:rsidRDefault="00005CA0" w:rsidP="00005CA0">
      <w:pPr>
        <w:pStyle w:val="CommentText"/>
        <w:rPr>
          <w:rFonts w:ascii="Arial" w:hAnsi="Arial" w:cs="Arial"/>
        </w:rPr>
      </w:pPr>
      <w:r>
        <w:rPr>
          <w:rFonts w:ascii="Arial" w:hAnsi="Arial" w:cs="Arial"/>
        </w:rPr>
        <w:t>What are “hidden bridges”.</w:t>
      </w:r>
    </w:p>
    <w:p w:rsidR="00A56E65" w:rsidRDefault="00A56E65">
      <w:pPr>
        <w:pStyle w:val="CommentText"/>
        <w:rPr>
          <w:rFonts w:ascii="Arial" w:hAnsi="Arial" w:cs="Arial"/>
        </w:rPr>
      </w:pPr>
    </w:p>
    <w:p w:rsidR="00A56E65" w:rsidRDefault="00005CA0">
      <w:pPr>
        <w:pStyle w:val="CommentText"/>
        <w:rPr>
          <w:rFonts w:ascii="Arial" w:hAnsi="Arial" w:cs="Arial"/>
        </w:rPr>
      </w:pPr>
      <w:r>
        <w:rPr>
          <w:rFonts w:ascii="Arial" w:hAnsi="Arial" w:cs="Arial"/>
        </w:rPr>
        <w:t xml:space="preserve">Working definition of “unknown properties.”  </w:t>
      </w:r>
    </w:p>
    <w:p w:rsidR="00A56E65" w:rsidRDefault="00A56E65">
      <w:pPr>
        <w:pStyle w:val="CommentText"/>
        <w:rPr>
          <w:rFonts w:ascii="Arial" w:hAnsi="Arial" w:cs="Arial"/>
        </w:rPr>
      </w:pPr>
    </w:p>
    <w:p w:rsidR="009E065A" w:rsidRPr="00A73BD5" w:rsidRDefault="00005CA0">
      <w:pPr>
        <w:pStyle w:val="CommentText"/>
        <w:rPr>
          <w:rFonts w:ascii="Arial" w:hAnsi="Arial" w:cs="Arial"/>
        </w:rPr>
      </w:pPr>
      <w:r>
        <w:rPr>
          <w:rFonts w:ascii="Arial" w:hAnsi="Arial" w:cs="Arial"/>
        </w:rPr>
        <w:t>Please add a table describing the unknowns of “hidden” bridges (unknown super/substructure geometry/dimensions, material properties, boundary and continuity conditions versus our c</w:t>
      </w:r>
      <w:r w:rsidR="00A73BD5">
        <w:rPr>
          <w:rFonts w:ascii="Arial" w:hAnsi="Arial" w:cs="Arial"/>
        </w:rPr>
        <w:t xml:space="preserve">onfidence level in finding them </w:t>
      </w:r>
      <w:r>
        <w:rPr>
          <w:rFonts w:ascii="Arial" w:hAnsi="Arial" w:cs="Arial"/>
        </w:rPr>
        <w:t>(High</w:t>
      </w:r>
      <w:r w:rsidR="00A73BD5">
        <w:rPr>
          <w:rFonts w:ascii="Arial" w:hAnsi="Arial" w:cs="Arial"/>
        </w:rPr>
        <w:t xml:space="preserve"> </w:t>
      </w:r>
      <w:r>
        <w:rPr>
          <w:rFonts w:ascii="Arial" w:hAnsi="Arial" w:cs="Arial"/>
        </w:rPr>
        <w:t>/Medium</w:t>
      </w:r>
      <w:r w:rsidR="00A73BD5">
        <w:rPr>
          <w:rFonts w:ascii="Arial" w:hAnsi="Arial" w:cs="Arial"/>
        </w:rPr>
        <w:t xml:space="preserve"> </w:t>
      </w:r>
      <w:r>
        <w:rPr>
          <w:rFonts w:ascii="Arial" w:hAnsi="Arial" w:cs="Arial"/>
        </w:rPr>
        <w:t xml:space="preserve">/Low).  For example, </w:t>
      </w:r>
      <w:r w:rsidR="00A73BD5">
        <w:rPr>
          <w:rFonts w:ascii="Arial" w:hAnsi="Arial" w:cs="Arial"/>
        </w:rPr>
        <w:t xml:space="preserve">for </w:t>
      </w:r>
      <w:r>
        <w:rPr>
          <w:rFonts w:ascii="Arial" w:hAnsi="Arial" w:cs="Arial"/>
        </w:rPr>
        <w:t xml:space="preserve">material properties in superstructure (concrete </w:t>
      </w:r>
      <w:r w:rsidR="00A73BD5">
        <w:rPr>
          <w:rFonts w:ascii="Arial" w:hAnsi="Arial" w:cs="Arial"/>
        </w:rPr>
        <w:t xml:space="preserve">strength, rebar yield strength), we have high confidence.  In determining </w:t>
      </w:r>
      <w:r>
        <w:rPr>
          <w:rFonts w:ascii="Arial" w:hAnsi="Arial" w:cs="Arial"/>
        </w:rPr>
        <w:t>undergroun</w:t>
      </w:r>
      <w:r w:rsidR="00A73BD5">
        <w:rPr>
          <w:rFonts w:ascii="Arial" w:hAnsi="Arial" w:cs="Arial"/>
        </w:rPr>
        <w:t>d foundation geometry/integrity, we have low confidence.</w:t>
      </w:r>
    </w:p>
  </w:comment>
  <w:comment w:id="9" w:author="unknown" w:date="2015-05-19T16:42:00Z" w:initials="Reviewer">
    <w:p w:rsidR="00BC63EA" w:rsidRDefault="00BC63EA">
      <w:pPr>
        <w:pStyle w:val="CommentText"/>
      </w:pPr>
      <w:r>
        <w:rPr>
          <w:rStyle w:val="CommentReference"/>
        </w:rPr>
        <w:annotationRef/>
      </w:r>
      <w:r>
        <w:t>How will these mechanisms vanish?  For the composite action to</w:t>
      </w:r>
      <w:r w:rsidR="00413956">
        <w:t xml:space="preserve"> vanish, there will be extensive</w:t>
      </w:r>
      <w:r>
        <w:t xml:space="preserve"> corrosion between girder and deck, which it not a typical location for corrosion.</w:t>
      </w:r>
      <w:r w:rsidR="004B530D">
        <w:t xml:space="preserve">  REMOVE CROSSED OUT PORTION.</w:t>
      </w:r>
    </w:p>
  </w:comment>
  <w:comment w:id="10" w:author="unknown" w:date="2015-02-26T02:04:00Z" w:initials="Reviewer">
    <w:p w:rsidR="003E4AA8" w:rsidRDefault="003E4AA8">
      <w:pPr>
        <w:pStyle w:val="CommentText"/>
      </w:pPr>
      <w:r>
        <w:rPr>
          <w:rStyle w:val="CommentReference"/>
        </w:rPr>
        <w:annotationRef/>
      </w:r>
      <w:r>
        <w:t xml:space="preserve">Show pictures for T-beam bridges </w:t>
      </w:r>
      <w:r>
        <w:rPr>
          <w:rFonts w:ascii="Arial" w:hAnsi="Arial" w:cs="Arial"/>
          <w:color w:val="000000"/>
        </w:rPr>
        <w:t>00000000001515, 000000000010570, 000000000000134 to correspond to Table 1.</w:t>
      </w:r>
    </w:p>
  </w:comment>
  <w:comment w:id="11" w:author="unknown" w:date="2015-05-19T16:49:00Z" w:initials="Reviewer">
    <w:p w:rsidR="005317DB" w:rsidRDefault="005317DB">
      <w:pPr>
        <w:pStyle w:val="CommentText"/>
      </w:pPr>
      <w:r>
        <w:rPr>
          <w:rStyle w:val="CommentReference"/>
        </w:rPr>
        <w:annotationRef/>
      </w:r>
      <w:r>
        <w:t>This isn’t a fair and reasonable comparison.  Increase in load rating isn’t simply because of ST ID.  Rather extensive field data have been u</w:t>
      </w:r>
      <w:r w:rsidR="004B530D">
        <w:t>sed to calibrate the FE Model.  Please remove comparison column and add additional columns requested.</w:t>
      </w:r>
    </w:p>
  </w:comment>
  <w:comment w:id="12" w:author="unknown" w:date="2015-02-26T02:04:00Z" w:initials="Reviewer">
    <w:p w:rsidR="00C34EE7" w:rsidRDefault="00C34EE7">
      <w:pPr>
        <w:pStyle w:val="CommentText"/>
      </w:pPr>
      <w:r>
        <w:rPr>
          <w:rStyle w:val="CommentReference"/>
        </w:rPr>
        <w:annotationRef/>
      </w:r>
      <w:r>
        <w:t>We are only showing 7 bridges with UF.</w:t>
      </w:r>
    </w:p>
  </w:comment>
  <w:comment w:id="13" w:author="unknown" w:date="2015-02-26T02:04:00Z" w:initials="Reviewer">
    <w:p w:rsidR="005317DB" w:rsidRDefault="005317DB">
      <w:pPr>
        <w:pStyle w:val="CommentText"/>
      </w:pPr>
      <w:r>
        <w:rPr>
          <w:rStyle w:val="CommentReference"/>
        </w:rPr>
        <w:annotationRef/>
      </w:r>
      <w:r>
        <w:t xml:space="preserve">The comparison is unfair.  In the absence of St-ID, strains will be measured in girders, for example at midpoint.  For example sake, let’s say the peak strain at midpoint of a girder is 20 microns under 70 kips load, whereas the same load in line girder model gives a strain of 60 microns, then </w:t>
      </w:r>
      <w:r w:rsidR="009879F4">
        <w:t xml:space="preserve">by </w:t>
      </w:r>
      <w:r>
        <w:t>comparison, this implies that the load capacity  based on field test is three times higher than that by line girder model (roughly speaking).  This is because of all the factors mentioned here.  Hence, authors need to compare between field test rating by simple analysis using test data versus ST-ID.  This kind of comparison will show the true advantages of using ST ID.   The reviewer anticipates that this difference will be not be so significant as shown in Table 1.</w:t>
      </w:r>
    </w:p>
  </w:comment>
  <w:comment w:id="14" w:author="unknown" w:date="2015-05-19T16:57:00Z" w:initials="Reviewer">
    <w:p w:rsidR="009879F4" w:rsidRDefault="009879F4">
      <w:pPr>
        <w:pStyle w:val="CommentText"/>
      </w:pPr>
      <w:r>
        <w:rPr>
          <w:rStyle w:val="CommentReference"/>
        </w:rPr>
        <w:annotationRef/>
      </w:r>
      <w:r>
        <w:t>The tech brief doesn’t show how the safety is guaranteed.  Load is increased incrementally in proof load rating to guarantee safety.</w:t>
      </w:r>
      <w:r w:rsidR="00804935">
        <w:t xml:space="preserve"> Please Remove.</w:t>
      </w:r>
    </w:p>
  </w:comment>
  <w:comment w:id="16" w:author="unknown" w:date="2015-05-19T16:59:00Z" w:initials="Reviewer">
    <w:p w:rsidR="00A96FA8" w:rsidRDefault="00A96FA8" w:rsidP="00A96FA8">
      <w:pPr>
        <w:pStyle w:val="CommentText"/>
      </w:pPr>
      <w:r>
        <w:rPr>
          <w:rStyle w:val="CommentReference"/>
        </w:rPr>
        <w:annotationRef/>
      </w:r>
      <w:r>
        <w:t>It is inherent part of the proof load testing procedure or part of any testing procedure.  ST ID concept is the FEM calibration part only.</w:t>
      </w:r>
    </w:p>
    <w:p w:rsidR="00A96FA8" w:rsidRDefault="00A96FA8">
      <w:pPr>
        <w:pStyle w:val="CommentText"/>
      </w:pPr>
      <w:r>
        <w:t xml:space="preserve">However, as I understand, safety is ensured in ST ID by identifying failure modes / mechanisms through FEM through simulations.  If the FEM model can reliably predict these mechanisms, it can also be used for load rating. Proof load rating is carried out because the FEM model isn’t reliable or calibrated.  Predicting failure modes / mechanisms by this model to plan the proof load test doesn’t guarantee safety.  The only approach to guarantee safety is </w:t>
      </w:r>
      <w:r w:rsidR="00804935">
        <w:t>to</w:t>
      </w:r>
      <w:r>
        <w:t xml:space="preserve"> start the test at known safe load and increase incrementally while monitoring.  This can be done by the line model also.</w:t>
      </w:r>
    </w:p>
  </w:comment>
  <w:comment w:id="17" w:author="unknown" w:date="2015-05-19T17:01:00Z" w:initials="Reviewer">
    <w:p w:rsidR="00F76315" w:rsidRDefault="00F76315">
      <w:pPr>
        <w:pStyle w:val="CommentText"/>
      </w:pPr>
      <w:r>
        <w:rPr>
          <w:rStyle w:val="CommentReference"/>
        </w:rPr>
        <w:annotationRef/>
      </w:r>
      <w:r>
        <w:t>A comparison of costs of executing proof load test without ST-ID by the bridge owners will be interesting?  Is it the same or more?  The reviewer cannot believe that the cost of proof load rating will be $50,000, including instrumentation.</w:t>
      </w:r>
      <w:r w:rsidR="00E54B3D">
        <w:t xml:space="preserve">  More </w:t>
      </w:r>
      <w:r w:rsidR="00450684">
        <w:t xml:space="preserve">realistic industry cost is </w:t>
      </w:r>
      <w:r w:rsidR="00E54B3D">
        <w:t>$1</w:t>
      </w:r>
      <w:r w:rsidR="00F05143">
        <w:t>5</w:t>
      </w:r>
      <w:r w:rsidR="00E54B3D">
        <w:t>0K</w:t>
      </w:r>
      <w:r w:rsidR="00450684">
        <w:t>!</w:t>
      </w:r>
    </w:p>
  </w:comment>
  <w:comment w:id="18" w:author="unknown" w:date="2015-02-26T02:04:00Z" w:initials="Reviewer">
    <w:p w:rsidR="00F76315" w:rsidRDefault="00F76315">
      <w:pPr>
        <w:pStyle w:val="CommentText"/>
      </w:pPr>
      <w:r>
        <w:rPr>
          <w:rStyle w:val="CommentReference"/>
        </w:rPr>
        <w:annotationRef/>
      </w:r>
      <w:r>
        <w:t xml:space="preserve">The sensor and instrumentation costs can be decreased.  However, the reviewer believes that the major cost is labor.  </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TFAOQ+HelveticaCYBold">
    <w:altName w:val="FTFAOQ+HelveticaCYBold"/>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881871"/>
    <w:multiLevelType w:val="hybridMultilevel"/>
    <w:tmpl w:val="92F2F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a9atvzrext2eiespsyvr0xyxpz92fvp5t0z&quot;&gt;ENVE571&lt;record-ids&gt;&lt;item&gt;16&lt;/item&gt;&lt;/record-ids&gt;&lt;/item&gt;&lt;/Libraries&gt;"/>
  </w:docVars>
  <w:rsids>
    <w:rsidRoot w:val="001310E5"/>
    <w:rsid w:val="0000007E"/>
    <w:rsid w:val="00003B3E"/>
    <w:rsid w:val="00005CA0"/>
    <w:rsid w:val="00056524"/>
    <w:rsid w:val="0005777B"/>
    <w:rsid w:val="000721C3"/>
    <w:rsid w:val="000723BC"/>
    <w:rsid w:val="000D1323"/>
    <w:rsid w:val="000E0B82"/>
    <w:rsid w:val="000E4F4B"/>
    <w:rsid w:val="000F0113"/>
    <w:rsid w:val="000F0936"/>
    <w:rsid w:val="000F6DB2"/>
    <w:rsid w:val="000F7A34"/>
    <w:rsid w:val="00130665"/>
    <w:rsid w:val="001310E5"/>
    <w:rsid w:val="00143F39"/>
    <w:rsid w:val="00146FA6"/>
    <w:rsid w:val="00157D67"/>
    <w:rsid w:val="001721DC"/>
    <w:rsid w:val="00177DF0"/>
    <w:rsid w:val="00186305"/>
    <w:rsid w:val="00192763"/>
    <w:rsid w:val="00220A12"/>
    <w:rsid w:val="00220C18"/>
    <w:rsid w:val="00252784"/>
    <w:rsid w:val="002528F2"/>
    <w:rsid w:val="00264601"/>
    <w:rsid w:val="00271D75"/>
    <w:rsid w:val="0027470E"/>
    <w:rsid w:val="0028716B"/>
    <w:rsid w:val="002D74D5"/>
    <w:rsid w:val="002E3A63"/>
    <w:rsid w:val="0030042C"/>
    <w:rsid w:val="00305945"/>
    <w:rsid w:val="003241DF"/>
    <w:rsid w:val="00327FFA"/>
    <w:rsid w:val="00333083"/>
    <w:rsid w:val="00351243"/>
    <w:rsid w:val="00352AA9"/>
    <w:rsid w:val="003546FA"/>
    <w:rsid w:val="00363E39"/>
    <w:rsid w:val="00375CF2"/>
    <w:rsid w:val="003A7B6E"/>
    <w:rsid w:val="003D74FC"/>
    <w:rsid w:val="003E4AA8"/>
    <w:rsid w:val="003F6B6D"/>
    <w:rsid w:val="00413956"/>
    <w:rsid w:val="00422401"/>
    <w:rsid w:val="0042386B"/>
    <w:rsid w:val="00431F61"/>
    <w:rsid w:val="00433147"/>
    <w:rsid w:val="00441E3B"/>
    <w:rsid w:val="0045018A"/>
    <w:rsid w:val="00450684"/>
    <w:rsid w:val="0046725D"/>
    <w:rsid w:val="004752E6"/>
    <w:rsid w:val="00485705"/>
    <w:rsid w:val="004928EB"/>
    <w:rsid w:val="004967D2"/>
    <w:rsid w:val="004A7DB7"/>
    <w:rsid w:val="004B4BA0"/>
    <w:rsid w:val="004B530D"/>
    <w:rsid w:val="004C63C5"/>
    <w:rsid w:val="004D2955"/>
    <w:rsid w:val="004E53F2"/>
    <w:rsid w:val="004E5902"/>
    <w:rsid w:val="004F39B6"/>
    <w:rsid w:val="00507B85"/>
    <w:rsid w:val="00515871"/>
    <w:rsid w:val="00522596"/>
    <w:rsid w:val="00522714"/>
    <w:rsid w:val="005317DB"/>
    <w:rsid w:val="0053374F"/>
    <w:rsid w:val="0056103B"/>
    <w:rsid w:val="005619EC"/>
    <w:rsid w:val="00565192"/>
    <w:rsid w:val="00570B97"/>
    <w:rsid w:val="00570C18"/>
    <w:rsid w:val="00575983"/>
    <w:rsid w:val="00582D7A"/>
    <w:rsid w:val="005842D0"/>
    <w:rsid w:val="005962E5"/>
    <w:rsid w:val="00597566"/>
    <w:rsid w:val="005A7962"/>
    <w:rsid w:val="005D00FF"/>
    <w:rsid w:val="005D4961"/>
    <w:rsid w:val="005D7C28"/>
    <w:rsid w:val="005F61BC"/>
    <w:rsid w:val="005F74E9"/>
    <w:rsid w:val="0060540E"/>
    <w:rsid w:val="0063485A"/>
    <w:rsid w:val="0064578B"/>
    <w:rsid w:val="006627E6"/>
    <w:rsid w:val="00666057"/>
    <w:rsid w:val="006671B1"/>
    <w:rsid w:val="00687EB4"/>
    <w:rsid w:val="006C3025"/>
    <w:rsid w:val="006F04EA"/>
    <w:rsid w:val="006F10BC"/>
    <w:rsid w:val="006F5FAC"/>
    <w:rsid w:val="007010FC"/>
    <w:rsid w:val="007070ED"/>
    <w:rsid w:val="00713C02"/>
    <w:rsid w:val="0071516B"/>
    <w:rsid w:val="007211A7"/>
    <w:rsid w:val="00721F1E"/>
    <w:rsid w:val="00722B28"/>
    <w:rsid w:val="0073055B"/>
    <w:rsid w:val="00731653"/>
    <w:rsid w:val="00731BBA"/>
    <w:rsid w:val="0076099A"/>
    <w:rsid w:val="0076143A"/>
    <w:rsid w:val="00780B00"/>
    <w:rsid w:val="00782B91"/>
    <w:rsid w:val="007920FF"/>
    <w:rsid w:val="007B1D8B"/>
    <w:rsid w:val="007C2EE3"/>
    <w:rsid w:val="007C7DEC"/>
    <w:rsid w:val="007D2EDC"/>
    <w:rsid w:val="007D3CB7"/>
    <w:rsid w:val="007E068B"/>
    <w:rsid w:val="007E708A"/>
    <w:rsid w:val="007F1036"/>
    <w:rsid w:val="00804935"/>
    <w:rsid w:val="00817ABE"/>
    <w:rsid w:val="008422DD"/>
    <w:rsid w:val="00845000"/>
    <w:rsid w:val="00860A2B"/>
    <w:rsid w:val="00867423"/>
    <w:rsid w:val="0089639D"/>
    <w:rsid w:val="00897B84"/>
    <w:rsid w:val="008A3997"/>
    <w:rsid w:val="008C2E75"/>
    <w:rsid w:val="008D30EA"/>
    <w:rsid w:val="008D452D"/>
    <w:rsid w:val="008D6C75"/>
    <w:rsid w:val="008E44C3"/>
    <w:rsid w:val="00903258"/>
    <w:rsid w:val="00903B7C"/>
    <w:rsid w:val="00907160"/>
    <w:rsid w:val="00911B19"/>
    <w:rsid w:val="00917334"/>
    <w:rsid w:val="0092659F"/>
    <w:rsid w:val="009331E5"/>
    <w:rsid w:val="00955AD2"/>
    <w:rsid w:val="00955B13"/>
    <w:rsid w:val="0096231F"/>
    <w:rsid w:val="0097329E"/>
    <w:rsid w:val="009879F4"/>
    <w:rsid w:val="0099765E"/>
    <w:rsid w:val="009A7264"/>
    <w:rsid w:val="009B2040"/>
    <w:rsid w:val="009B6C35"/>
    <w:rsid w:val="009C1E82"/>
    <w:rsid w:val="009D0F4C"/>
    <w:rsid w:val="009E065A"/>
    <w:rsid w:val="00A0053B"/>
    <w:rsid w:val="00A053A6"/>
    <w:rsid w:val="00A108BE"/>
    <w:rsid w:val="00A13DFD"/>
    <w:rsid w:val="00A4290F"/>
    <w:rsid w:val="00A568F5"/>
    <w:rsid w:val="00A56E65"/>
    <w:rsid w:val="00A57CE9"/>
    <w:rsid w:val="00A61F47"/>
    <w:rsid w:val="00A73BD5"/>
    <w:rsid w:val="00A818DE"/>
    <w:rsid w:val="00A81E75"/>
    <w:rsid w:val="00A942B0"/>
    <w:rsid w:val="00A96FA8"/>
    <w:rsid w:val="00AA5A0A"/>
    <w:rsid w:val="00AB4B66"/>
    <w:rsid w:val="00AC3AD6"/>
    <w:rsid w:val="00AC4B4A"/>
    <w:rsid w:val="00AD234C"/>
    <w:rsid w:val="00AE3EB4"/>
    <w:rsid w:val="00AF2287"/>
    <w:rsid w:val="00AF3EAC"/>
    <w:rsid w:val="00AF6C79"/>
    <w:rsid w:val="00AF75DE"/>
    <w:rsid w:val="00B166A3"/>
    <w:rsid w:val="00B16B2B"/>
    <w:rsid w:val="00B215A7"/>
    <w:rsid w:val="00B3127E"/>
    <w:rsid w:val="00B337D0"/>
    <w:rsid w:val="00B3525F"/>
    <w:rsid w:val="00B47E73"/>
    <w:rsid w:val="00B55673"/>
    <w:rsid w:val="00BA0D3F"/>
    <w:rsid w:val="00BA2E5A"/>
    <w:rsid w:val="00BC63EA"/>
    <w:rsid w:val="00BE06E4"/>
    <w:rsid w:val="00C023A1"/>
    <w:rsid w:val="00C04FA4"/>
    <w:rsid w:val="00C22953"/>
    <w:rsid w:val="00C34EE7"/>
    <w:rsid w:val="00C36579"/>
    <w:rsid w:val="00C635D7"/>
    <w:rsid w:val="00C84C9B"/>
    <w:rsid w:val="00C8702A"/>
    <w:rsid w:val="00C8764F"/>
    <w:rsid w:val="00C9766A"/>
    <w:rsid w:val="00C97B94"/>
    <w:rsid w:val="00CA7115"/>
    <w:rsid w:val="00CA732D"/>
    <w:rsid w:val="00CB25BD"/>
    <w:rsid w:val="00CD1CB0"/>
    <w:rsid w:val="00CD3438"/>
    <w:rsid w:val="00CE1CE6"/>
    <w:rsid w:val="00CE5B63"/>
    <w:rsid w:val="00D23B27"/>
    <w:rsid w:val="00D37F44"/>
    <w:rsid w:val="00D406FB"/>
    <w:rsid w:val="00D47214"/>
    <w:rsid w:val="00D545D1"/>
    <w:rsid w:val="00D64362"/>
    <w:rsid w:val="00D76DA8"/>
    <w:rsid w:val="00D82E91"/>
    <w:rsid w:val="00D90680"/>
    <w:rsid w:val="00D97863"/>
    <w:rsid w:val="00DB4574"/>
    <w:rsid w:val="00DC0F4A"/>
    <w:rsid w:val="00DF3C63"/>
    <w:rsid w:val="00DF4187"/>
    <w:rsid w:val="00E220F6"/>
    <w:rsid w:val="00E43774"/>
    <w:rsid w:val="00E466EC"/>
    <w:rsid w:val="00E46955"/>
    <w:rsid w:val="00E47FEC"/>
    <w:rsid w:val="00E54B3D"/>
    <w:rsid w:val="00E54C4E"/>
    <w:rsid w:val="00E60AE4"/>
    <w:rsid w:val="00E849ED"/>
    <w:rsid w:val="00E8706D"/>
    <w:rsid w:val="00EA40D4"/>
    <w:rsid w:val="00EB7129"/>
    <w:rsid w:val="00ED419B"/>
    <w:rsid w:val="00EE580F"/>
    <w:rsid w:val="00EE6ECD"/>
    <w:rsid w:val="00EF1C5B"/>
    <w:rsid w:val="00EF72ED"/>
    <w:rsid w:val="00F05143"/>
    <w:rsid w:val="00F12B71"/>
    <w:rsid w:val="00F32A7B"/>
    <w:rsid w:val="00F409FC"/>
    <w:rsid w:val="00F5381E"/>
    <w:rsid w:val="00F63EE4"/>
    <w:rsid w:val="00F76315"/>
    <w:rsid w:val="00F9470A"/>
    <w:rsid w:val="00F9567D"/>
    <w:rsid w:val="00FC1624"/>
    <w:rsid w:val="00FC45EB"/>
    <w:rsid w:val="00FC56F0"/>
    <w:rsid w:val="00FC6A56"/>
    <w:rsid w:val="00FE17C3"/>
    <w:rsid w:val="00FF4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10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1F61"/>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0E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310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10E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31F61"/>
    <w:rPr>
      <w:rFonts w:asciiTheme="majorHAnsi" w:eastAsiaTheme="majorEastAsia" w:hAnsiTheme="majorHAnsi" w:cstheme="majorBidi"/>
      <w:b/>
      <w:bCs/>
      <w:sz w:val="26"/>
      <w:szCs w:val="26"/>
    </w:rPr>
  </w:style>
  <w:style w:type="table" w:styleId="LightShading">
    <w:name w:val="Light Shading"/>
    <w:basedOn w:val="TableNormal"/>
    <w:uiPriority w:val="60"/>
    <w:rsid w:val="006671B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731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653"/>
    <w:rPr>
      <w:rFonts w:ascii="Tahoma" w:hAnsi="Tahoma" w:cs="Tahoma"/>
      <w:sz w:val="16"/>
      <w:szCs w:val="16"/>
    </w:rPr>
  </w:style>
  <w:style w:type="character" w:styleId="Hyperlink">
    <w:name w:val="Hyperlink"/>
    <w:basedOn w:val="DefaultParagraphFont"/>
    <w:uiPriority w:val="99"/>
    <w:unhideWhenUsed/>
    <w:rsid w:val="00CB25BD"/>
    <w:rPr>
      <w:color w:val="0000FF" w:themeColor="hyperlink"/>
      <w:u w:val="single"/>
    </w:rPr>
  </w:style>
  <w:style w:type="character" w:customStyle="1" w:styleId="bodytext">
    <w:name w:val="bodytext"/>
    <w:basedOn w:val="DefaultParagraphFont"/>
    <w:rsid w:val="00522714"/>
  </w:style>
  <w:style w:type="paragraph" w:customStyle="1" w:styleId="Default">
    <w:name w:val="Default"/>
    <w:rsid w:val="0028716B"/>
    <w:pPr>
      <w:autoSpaceDE w:val="0"/>
      <w:autoSpaceDN w:val="0"/>
      <w:adjustRightInd w:val="0"/>
      <w:spacing w:after="0" w:line="240" w:lineRule="auto"/>
    </w:pPr>
    <w:rPr>
      <w:rFonts w:ascii="FTFAOQ+HelveticaCYBold" w:hAnsi="FTFAOQ+HelveticaCYBold" w:cs="FTFAOQ+HelveticaCYBold"/>
      <w:color w:val="000000"/>
      <w:sz w:val="24"/>
      <w:szCs w:val="24"/>
    </w:rPr>
  </w:style>
  <w:style w:type="paragraph" w:styleId="Caption">
    <w:name w:val="caption"/>
    <w:basedOn w:val="Normal"/>
    <w:next w:val="Normal"/>
    <w:uiPriority w:val="35"/>
    <w:unhideWhenUsed/>
    <w:qFormat/>
    <w:rsid w:val="00A81E75"/>
    <w:pPr>
      <w:spacing w:after="0" w:line="240" w:lineRule="auto"/>
    </w:pPr>
    <w:rPr>
      <w:bCs/>
      <w:i/>
      <w:color w:val="4F81BD" w:themeColor="accent1"/>
      <w:sz w:val="18"/>
      <w:szCs w:val="18"/>
    </w:rPr>
  </w:style>
  <w:style w:type="paragraph" w:styleId="NormalWeb">
    <w:name w:val="Normal (Web)"/>
    <w:basedOn w:val="Normal"/>
    <w:uiPriority w:val="99"/>
    <w:unhideWhenUsed/>
    <w:rsid w:val="00433147"/>
    <w:pPr>
      <w:spacing w:before="100" w:beforeAutospacing="1" w:after="100" w:afterAutospacing="1" w:line="240" w:lineRule="auto"/>
    </w:pPr>
    <w:rPr>
      <w:rFonts w:ascii="Times New Roman" w:hAnsi="Times New Roman" w:cs="Times New Roman"/>
      <w:sz w:val="24"/>
      <w:szCs w:val="24"/>
    </w:rPr>
  </w:style>
  <w:style w:type="table" w:styleId="MediumShading1-Accent1">
    <w:name w:val="Medium Shading 1 Accent 1"/>
    <w:basedOn w:val="TableNormal"/>
    <w:uiPriority w:val="63"/>
    <w:rsid w:val="00A818D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722B28"/>
    <w:rPr>
      <w:color w:val="800080" w:themeColor="followedHyperlink"/>
      <w:u w:val="single"/>
    </w:rPr>
  </w:style>
  <w:style w:type="paragraph" w:styleId="Bibliography">
    <w:name w:val="Bibliography"/>
    <w:basedOn w:val="Normal"/>
    <w:next w:val="Normal"/>
    <w:uiPriority w:val="37"/>
    <w:unhideWhenUsed/>
    <w:rsid w:val="00B3127E"/>
  </w:style>
  <w:style w:type="paragraph" w:styleId="ListParagraph">
    <w:name w:val="List Paragraph"/>
    <w:basedOn w:val="Normal"/>
    <w:uiPriority w:val="34"/>
    <w:qFormat/>
    <w:rsid w:val="00D97863"/>
    <w:pPr>
      <w:ind w:left="720"/>
      <w:contextualSpacing/>
    </w:pPr>
  </w:style>
  <w:style w:type="table" w:styleId="TableGrid">
    <w:name w:val="Table Grid"/>
    <w:basedOn w:val="TableNormal"/>
    <w:uiPriority w:val="59"/>
    <w:rsid w:val="00973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023A1"/>
    <w:rPr>
      <w:sz w:val="16"/>
      <w:szCs w:val="16"/>
    </w:rPr>
  </w:style>
  <w:style w:type="paragraph" w:styleId="CommentText">
    <w:name w:val="annotation text"/>
    <w:basedOn w:val="Normal"/>
    <w:link w:val="CommentTextChar"/>
    <w:uiPriority w:val="99"/>
    <w:unhideWhenUsed/>
    <w:rsid w:val="00C023A1"/>
    <w:pPr>
      <w:spacing w:line="240" w:lineRule="auto"/>
    </w:pPr>
    <w:rPr>
      <w:sz w:val="20"/>
      <w:szCs w:val="20"/>
    </w:rPr>
  </w:style>
  <w:style w:type="character" w:customStyle="1" w:styleId="CommentTextChar">
    <w:name w:val="Comment Text Char"/>
    <w:basedOn w:val="DefaultParagraphFont"/>
    <w:link w:val="CommentText"/>
    <w:uiPriority w:val="99"/>
    <w:rsid w:val="00C023A1"/>
    <w:rPr>
      <w:sz w:val="20"/>
      <w:szCs w:val="20"/>
    </w:rPr>
  </w:style>
  <w:style w:type="paragraph" w:styleId="CommentSubject">
    <w:name w:val="annotation subject"/>
    <w:basedOn w:val="CommentText"/>
    <w:next w:val="CommentText"/>
    <w:link w:val="CommentSubjectChar"/>
    <w:uiPriority w:val="99"/>
    <w:semiHidden/>
    <w:unhideWhenUsed/>
    <w:rsid w:val="00C023A1"/>
    <w:rPr>
      <w:b/>
      <w:bCs/>
    </w:rPr>
  </w:style>
  <w:style w:type="character" w:customStyle="1" w:styleId="CommentSubjectChar">
    <w:name w:val="Comment Subject Char"/>
    <w:basedOn w:val="CommentTextChar"/>
    <w:link w:val="CommentSubject"/>
    <w:uiPriority w:val="99"/>
    <w:semiHidden/>
    <w:rsid w:val="00C023A1"/>
    <w:rPr>
      <w:b/>
      <w:bCs/>
      <w:sz w:val="20"/>
      <w:szCs w:val="20"/>
    </w:rPr>
  </w:style>
  <w:style w:type="paragraph" w:styleId="NoSpacing">
    <w:name w:val="No Spacing"/>
    <w:uiPriority w:val="1"/>
    <w:qFormat/>
    <w:rsid w:val="00B16B2B"/>
    <w:pPr>
      <w:spacing w:after="0" w:line="240" w:lineRule="auto"/>
    </w:pPr>
    <w:rPr>
      <w:rFonts w:eastAsiaTheme="minorHAnsi"/>
    </w:rPr>
  </w:style>
  <w:style w:type="paragraph" w:customStyle="1" w:styleId="EndNoteBibliographyTitle">
    <w:name w:val="EndNote Bibliography Title"/>
    <w:basedOn w:val="Normal"/>
    <w:link w:val="EndNoteBibliographyTitleChar"/>
    <w:rsid w:val="00A57CE9"/>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A57CE9"/>
    <w:rPr>
      <w:rFonts w:ascii="Calibri" w:hAnsi="Calibri"/>
      <w:noProof/>
    </w:rPr>
  </w:style>
  <w:style w:type="paragraph" w:customStyle="1" w:styleId="EndNoteBibliography">
    <w:name w:val="EndNote Bibliography"/>
    <w:basedOn w:val="Normal"/>
    <w:link w:val="EndNoteBibliographyChar"/>
    <w:rsid w:val="00A57CE9"/>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A57CE9"/>
    <w:rPr>
      <w:rFonts w:ascii="Calibri" w:hAnsi="Calibri"/>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10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31F61"/>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0E5"/>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1310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310E5"/>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431F61"/>
    <w:rPr>
      <w:rFonts w:asciiTheme="majorHAnsi" w:eastAsiaTheme="majorEastAsia" w:hAnsiTheme="majorHAnsi" w:cstheme="majorBidi"/>
      <w:b/>
      <w:bCs/>
      <w:sz w:val="26"/>
      <w:szCs w:val="26"/>
    </w:rPr>
  </w:style>
  <w:style w:type="table" w:styleId="LightShading">
    <w:name w:val="Light Shading"/>
    <w:basedOn w:val="TableNormal"/>
    <w:uiPriority w:val="60"/>
    <w:rsid w:val="006671B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BalloonText">
    <w:name w:val="Balloon Text"/>
    <w:basedOn w:val="Normal"/>
    <w:link w:val="BalloonTextChar"/>
    <w:uiPriority w:val="99"/>
    <w:semiHidden/>
    <w:unhideWhenUsed/>
    <w:rsid w:val="007316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1653"/>
    <w:rPr>
      <w:rFonts w:ascii="Tahoma" w:hAnsi="Tahoma" w:cs="Tahoma"/>
      <w:sz w:val="16"/>
      <w:szCs w:val="16"/>
    </w:rPr>
  </w:style>
  <w:style w:type="character" w:styleId="Hyperlink">
    <w:name w:val="Hyperlink"/>
    <w:basedOn w:val="DefaultParagraphFont"/>
    <w:uiPriority w:val="99"/>
    <w:unhideWhenUsed/>
    <w:rsid w:val="00CB25BD"/>
    <w:rPr>
      <w:color w:val="0000FF" w:themeColor="hyperlink"/>
      <w:u w:val="single"/>
    </w:rPr>
  </w:style>
  <w:style w:type="character" w:customStyle="1" w:styleId="bodytext">
    <w:name w:val="bodytext"/>
    <w:basedOn w:val="DefaultParagraphFont"/>
    <w:rsid w:val="00522714"/>
  </w:style>
  <w:style w:type="paragraph" w:customStyle="1" w:styleId="Default">
    <w:name w:val="Default"/>
    <w:rsid w:val="0028716B"/>
    <w:pPr>
      <w:autoSpaceDE w:val="0"/>
      <w:autoSpaceDN w:val="0"/>
      <w:adjustRightInd w:val="0"/>
      <w:spacing w:after="0" w:line="240" w:lineRule="auto"/>
    </w:pPr>
    <w:rPr>
      <w:rFonts w:ascii="FTFAOQ+HelveticaCYBold" w:hAnsi="FTFAOQ+HelveticaCYBold" w:cs="FTFAOQ+HelveticaCYBold"/>
      <w:color w:val="000000"/>
      <w:sz w:val="24"/>
      <w:szCs w:val="24"/>
    </w:rPr>
  </w:style>
  <w:style w:type="paragraph" w:styleId="Caption">
    <w:name w:val="caption"/>
    <w:basedOn w:val="Normal"/>
    <w:next w:val="Normal"/>
    <w:uiPriority w:val="35"/>
    <w:unhideWhenUsed/>
    <w:qFormat/>
    <w:rsid w:val="00A81E75"/>
    <w:pPr>
      <w:spacing w:after="0" w:line="240" w:lineRule="auto"/>
    </w:pPr>
    <w:rPr>
      <w:bCs/>
      <w:i/>
      <w:color w:val="4F81BD" w:themeColor="accent1"/>
      <w:sz w:val="18"/>
      <w:szCs w:val="18"/>
    </w:rPr>
  </w:style>
  <w:style w:type="paragraph" w:styleId="NormalWeb">
    <w:name w:val="Normal (Web)"/>
    <w:basedOn w:val="Normal"/>
    <w:uiPriority w:val="99"/>
    <w:unhideWhenUsed/>
    <w:rsid w:val="00433147"/>
    <w:pPr>
      <w:spacing w:before="100" w:beforeAutospacing="1" w:after="100" w:afterAutospacing="1" w:line="240" w:lineRule="auto"/>
    </w:pPr>
    <w:rPr>
      <w:rFonts w:ascii="Times New Roman" w:hAnsi="Times New Roman" w:cs="Times New Roman"/>
      <w:sz w:val="24"/>
      <w:szCs w:val="24"/>
    </w:rPr>
  </w:style>
  <w:style w:type="table" w:styleId="MediumShading1-Accent1">
    <w:name w:val="Medium Shading 1 Accent 1"/>
    <w:basedOn w:val="TableNormal"/>
    <w:uiPriority w:val="63"/>
    <w:rsid w:val="00A818D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FollowedHyperlink">
    <w:name w:val="FollowedHyperlink"/>
    <w:basedOn w:val="DefaultParagraphFont"/>
    <w:uiPriority w:val="99"/>
    <w:semiHidden/>
    <w:unhideWhenUsed/>
    <w:rsid w:val="00722B28"/>
    <w:rPr>
      <w:color w:val="800080" w:themeColor="followedHyperlink"/>
      <w:u w:val="single"/>
    </w:rPr>
  </w:style>
  <w:style w:type="paragraph" w:styleId="Bibliography">
    <w:name w:val="Bibliography"/>
    <w:basedOn w:val="Normal"/>
    <w:next w:val="Normal"/>
    <w:uiPriority w:val="37"/>
    <w:unhideWhenUsed/>
    <w:rsid w:val="00B3127E"/>
  </w:style>
  <w:style w:type="paragraph" w:styleId="ListParagraph">
    <w:name w:val="List Paragraph"/>
    <w:basedOn w:val="Normal"/>
    <w:uiPriority w:val="34"/>
    <w:qFormat/>
    <w:rsid w:val="00D97863"/>
    <w:pPr>
      <w:ind w:left="720"/>
      <w:contextualSpacing/>
    </w:pPr>
  </w:style>
  <w:style w:type="table" w:styleId="TableGrid">
    <w:name w:val="Table Grid"/>
    <w:basedOn w:val="TableNormal"/>
    <w:uiPriority w:val="59"/>
    <w:rsid w:val="009732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023A1"/>
    <w:rPr>
      <w:sz w:val="16"/>
      <w:szCs w:val="16"/>
    </w:rPr>
  </w:style>
  <w:style w:type="paragraph" w:styleId="CommentText">
    <w:name w:val="annotation text"/>
    <w:basedOn w:val="Normal"/>
    <w:link w:val="CommentTextChar"/>
    <w:uiPriority w:val="99"/>
    <w:unhideWhenUsed/>
    <w:rsid w:val="00C023A1"/>
    <w:pPr>
      <w:spacing w:line="240" w:lineRule="auto"/>
    </w:pPr>
    <w:rPr>
      <w:sz w:val="20"/>
      <w:szCs w:val="20"/>
    </w:rPr>
  </w:style>
  <w:style w:type="character" w:customStyle="1" w:styleId="CommentTextChar">
    <w:name w:val="Comment Text Char"/>
    <w:basedOn w:val="DefaultParagraphFont"/>
    <w:link w:val="CommentText"/>
    <w:uiPriority w:val="99"/>
    <w:rsid w:val="00C023A1"/>
    <w:rPr>
      <w:sz w:val="20"/>
      <w:szCs w:val="20"/>
    </w:rPr>
  </w:style>
  <w:style w:type="paragraph" w:styleId="CommentSubject">
    <w:name w:val="annotation subject"/>
    <w:basedOn w:val="CommentText"/>
    <w:next w:val="CommentText"/>
    <w:link w:val="CommentSubjectChar"/>
    <w:uiPriority w:val="99"/>
    <w:semiHidden/>
    <w:unhideWhenUsed/>
    <w:rsid w:val="00C023A1"/>
    <w:rPr>
      <w:b/>
      <w:bCs/>
    </w:rPr>
  </w:style>
  <w:style w:type="character" w:customStyle="1" w:styleId="CommentSubjectChar">
    <w:name w:val="Comment Subject Char"/>
    <w:basedOn w:val="CommentTextChar"/>
    <w:link w:val="CommentSubject"/>
    <w:uiPriority w:val="99"/>
    <w:semiHidden/>
    <w:rsid w:val="00C023A1"/>
    <w:rPr>
      <w:b/>
      <w:bCs/>
      <w:sz w:val="20"/>
      <w:szCs w:val="20"/>
    </w:rPr>
  </w:style>
  <w:style w:type="paragraph" w:styleId="NoSpacing">
    <w:name w:val="No Spacing"/>
    <w:uiPriority w:val="1"/>
    <w:qFormat/>
    <w:rsid w:val="00B16B2B"/>
    <w:pPr>
      <w:spacing w:after="0" w:line="240" w:lineRule="auto"/>
    </w:pPr>
    <w:rPr>
      <w:rFonts w:eastAsiaTheme="minorHAnsi"/>
    </w:rPr>
  </w:style>
  <w:style w:type="paragraph" w:customStyle="1" w:styleId="EndNoteBibliographyTitle">
    <w:name w:val="EndNote Bibliography Title"/>
    <w:basedOn w:val="Normal"/>
    <w:link w:val="EndNoteBibliographyTitleChar"/>
    <w:rsid w:val="00A57CE9"/>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A57CE9"/>
    <w:rPr>
      <w:rFonts w:ascii="Calibri" w:hAnsi="Calibri"/>
      <w:noProof/>
    </w:rPr>
  </w:style>
  <w:style w:type="paragraph" w:customStyle="1" w:styleId="EndNoteBibliography">
    <w:name w:val="EndNote Bibliography"/>
    <w:basedOn w:val="Normal"/>
    <w:link w:val="EndNoteBibliographyChar"/>
    <w:rsid w:val="00A57CE9"/>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A57CE9"/>
    <w:rPr>
      <w:rFonts w:ascii="Calibri" w:hAnsi="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103232">
      <w:bodyDiv w:val="1"/>
      <w:marLeft w:val="0"/>
      <w:marRight w:val="0"/>
      <w:marTop w:val="0"/>
      <w:marBottom w:val="0"/>
      <w:divBdr>
        <w:top w:val="none" w:sz="0" w:space="0" w:color="auto"/>
        <w:left w:val="none" w:sz="0" w:space="0" w:color="auto"/>
        <w:bottom w:val="none" w:sz="0" w:space="0" w:color="auto"/>
        <w:right w:val="none" w:sz="0" w:space="0" w:color="auto"/>
      </w:divBdr>
    </w:div>
    <w:div w:id="1315837384">
      <w:bodyDiv w:val="1"/>
      <w:marLeft w:val="0"/>
      <w:marRight w:val="0"/>
      <w:marTop w:val="0"/>
      <w:marBottom w:val="0"/>
      <w:divBdr>
        <w:top w:val="none" w:sz="0" w:space="0" w:color="auto"/>
        <w:left w:val="none" w:sz="0" w:space="0" w:color="auto"/>
        <w:bottom w:val="none" w:sz="0" w:space="0" w:color="auto"/>
        <w:right w:val="none" w:sz="0" w:space="0" w:color="auto"/>
      </w:divBdr>
    </w:div>
    <w:div w:id="1571310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g"/><Relationship Id="rId18" Type="http://schemas.openxmlformats.org/officeDocument/2006/relationships/chart" Target="charts/chart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emf"/><Relationship Id="rId10" Type="http://schemas.openxmlformats.org/officeDocument/2006/relationships/image" Target="media/image2.jpg"/><Relationship Id="rId19" Type="http://schemas.openxmlformats.org/officeDocument/2006/relationships/chart" Target="charts/chart2.xml"/><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Files\Documents\Projects\FHWA%20WV\Dec%20Test\analysis%20&amp;%20results\Static\Static%20Test%20Metadata%20and%20Results%2012.07.2014.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Files\Documents\Projects\FHWA%20WV\Dec%20Test\analysis%20&amp;%20results\Static\Static%20Test%20Metadata%20and%20Results%2012.07.201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strRef>
              <c:f>'Displacement Results'!$N$133</c:f>
              <c:strCache>
                <c:ptCount val="1"/>
                <c:pt idx="0">
                  <c:v>Girder 1</c:v>
                </c:pt>
              </c:strCache>
            </c:strRef>
          </c:tx>
          <c:xVal>
            <c:numRef>
              <c:f>'Displacement Results'!$M$134:$M$138</c:f>
              <c:numCache>
                <c:formatCode>General</c:formatCode>
                <c:ptCount val="5"/>
                <c:pt idx="0">
                  <c:v>0</c:v>
                </c:pt>
                <c:pt idx="1">
                  <c:v>13</c:v>
                </c:pt>
                <c:pt idx="2">
                  <c:v>26</c:v>
                </c:pt>
                <c:pt idx="3">
                  <c:v>39</c:v>
                </c:pt>
                <c:pt idx="4">
                  <c:v>52</c:v>
                </c:pt>
              </c:numCache>
            </c:numRef>
          </c:xVal>
          <c:yVal>
            <c:numRef>
              <c:f>'Displacement Results'!$N$134:$N$138</c:f>
              <c:numCache>
                <c:formatCode>0.0000</c:formatCode>
                <c:ptCount val="5"/>
                <c:pt idx="0" formatCode="General">
                  <c:v>0</c:v>
                </c:pt>
                <c:pt idx="1">
                  <c:v>-7.4854000000000004E-2</c:v>
                </c:pt>
                <c:pt idx="2">
                  <c:v>-0.1123</c:v>
                </c:pt>
                <c:pt idx="3">
                  <c:v>-7.8425999999999996E-2</c:v>
                </c:pt>
                <c:pt idx="4" formatCode="General">
                  <c:v>0</c:v>
                </c:pt>
              </c:numCache>
            </c:numRef>
          </c:yVal>
          <c:smooth val="0"/>
        </c:ser>
        <c:ser>
          <c:idx val="0"/>
          <c:order val="1"/>
          <c:tx>
            <c:strRef>
              <c:f>'Displacement Results'!$O$133</c:f>
              <c:strCache>
                <c:ptCount val="1"/>
                <c:pt idx="0">
                  <c:v>Girder 2</c:v>
                </c:pt>
              </c:strCache>
            </c:strRef>
          </c:tx>
          <c:xVal>
            <c:numRef>
              <c:f>'Displacement Results'!$M$134:$M$138</c:f>
              <c:numCache>
                <c:formatCode>General</c:formatCode>
                <c:ptCount val="5"/>
                <c:pt idx="0">
                  <c:v>0</c:v>
                </c:pt>
                <c:pt idx="1">
                  <c:v>13</c:v>
                </c:pt>
                <c:pt idx="2">
                  <c:v>26</c:v>
                </c:pt>
                <c:pt idx="3">
                  <c:v>39</c:v>
                </c:pt>
                <c:pt idx="4">
                  <c:v>52</c:v>
                </c:pt>
              </c:numCache>
            </c:numRef>
          </c:xVal>
          <c:yVal>
            <c:numRef>
              <c:f>'Displacement Results'!$O$134:$O$138</c:f>
              <c:numCache>
                <c:formatCode>0.0000</c:formatCode>
                <c:ptCount val="5"/>
                <c:pt idx="0" formatCode="General">
                  <c:v>0</c:v>
                </c:pt>
                <c:pt idx="1">
                  <c:v>-0.18371000000000001</c:v>
                </c:pt>
                <c:pt idx="2">
                  <c:v>-0.24206</c:v>
                </c:pt>
                <c:pt idx="3">
                  <c:v>-0.15989999999999999</c:v>
                </c:pt>
                <c:pt idx="4" formatCode="General">
                  <c:v>0</c:v>
                </c:pt>
              </c:numCache>
            </c:numRef>
          </c:yVal>
          <c:smooth val="0"/>
        </c:ser>
        <c:ser>
          <c:idx val="4"/>
          <c:order val="2"/>
          <c:tx>
            <c:strRef>
              <c:f>'Displacement Results'!$P$133</c:f>
              <c:strCache>
                <c:ptCount val="1"/>
                <c:pt idx="0">
                  <c:v>Girder 3</c:v>
                </c:pt>
              </c:strCache>
            </c:strRef>
          </c:tx>
          <c:xVal>
            <c:numRef>
              <c:f>'Displacement Results'!$M$134:$M$138</c:f>
              <c:numCache>
                <c:formatCode>General</c:formatCode>
                <c:ptCount val="5"/>
                <c:pt idx="0">
                  <c:v>0</c:v>
                </c:pt>
                <c:pt idx="1">
                  <c:v>13</c:v>
                </c:pt>
                <c:pt idx="2">
                  <c:v>26</c:v>
                </c:pt>
                <c:pt idx="3">
                  <c:v>39</c:v>
                </c:pt>
                <c:pt idx="4">
                  <c:v>52</c:v>
                </c:pt>
              </c:numCache>
            </c:numRef>
          </c:xVal>
          <c:yVal>
            <c:numRef>
              <c:f>'Displacement Results'!$P$134:$P$138</c:f>
              <c:numCache>
                <c:formatCode>0.0000</c:formatCode>
                <c:ptCount val="5"/>
                <c:pt idx="0" formatCode="General">
                  <c:v>0</c:v>
                </c:pt>
                <c:pt idx="1">
                  <c:v>-0.21387</c:v>
                </c:pt>
                <c:pt idx="2">
                  <c:v>-0.28917999999999999</c:v>
                </c:pt>
                <c:pt idx="3">
                  <c:v>-0.19597000000000001</c:v>
                </c:pt>
                <c:pt idx="4" formatCode="General">
                  <c:v>0</c:v>
                </c:pt>
              </c:numCache>
            </c:numRef>
          </c:yVal>
          <c:smooth val="0"/>
        </c:ser>
        <c:ser>
          <c:idx val="3"/>
          <c:order val="3"/>
          <c:tx>
            <c:strRef>
              <c:f>'Displacement Results'!$Q$133</c:f>
              <c:strCache>
                <c:ptCount val="1"/>
                <c:pt idx="0">
                  <c:v>Girder 4</c:v>
                </c:pt>
              </c:strCache>
            </c:strRef>
          </c:tx>
          <c:xVal>
            <c:numRef>
              <c:f>'Displacement Results'!$M$134:$M$138</c:f>
              <c:numCache>
                <c:formatCode>General</c:formatCode>
                <c:ptCount val="5"/>
                <c:pt idx="0">
                  <c:v>0</c:v>
                </c:pt>
                <c:pt idx="1">
                  <c:v>13</c:v>
                </c:pt>
                <c:pt idx="2">
                  <c:v>26</c:v>
                </c:pt>
                <c:pt idx="3">
                  <c:v>39</c:v>
                </c:pt>
                <c:pt idx="4">
                  <c:v>52</c:v>
                </c:pt>
              </c:numCache>
            </c:numRef>
          </c:xVal>
          <c:yVal>
            <c:numRef>
              <c:f>'Displacement Results'!$Q$134:$Q$138</c:f>
              <c:numCache>
                <c:formatCode>0.0000</c:formatCode>
                <c:ptCount val="5"/>
                <c:pt idx="0" formatCode="General">
                  <c:v>0</c:v>
                </c:pt>
                <c:pt idx="1">
                  <c:v>-0.18903</c:v>
                </c:pt>
                <c:pt idx="2">
                  <c:v>-0.23405000000000001</c:v>
                </c:pt>
                <c:pt idx="3">
                  <c:v>-0.16750000000000001</c:v>
                </c:pt>
                <c:pt idx="4" formatCode="General">
                  <c:v>0</c:v>
                </c:pt>
              </c:numCache>
            </c:numRef>
          </c:yVal>
          <c:smooth val="0"/>
        </c:ser>
        <c:ser>
          <c:idx val="2"/>
          <c:order val="4"/>
          <c:tx>
            <c:strRef>
              <c:f>'Displacement Results'!$R$133</c:f>
              <c:strCache>
                <c:ptCount val="1"/>
                <c:pt idx="0">
                  <c:v>Girder 5</c:v>
                </c:pt>
              </c:strCache>
            </c:strRef>
          </c:tx>
          <c:xVal>
            <c:numRef>
              <c:f>'Displacement Results'!$M$134:$M$138</c:f>
              <c:numCache>
                <c:formatCode>General</c:formatCode>
                <c:ptCount val="5"/>
                <c:pt idx="0">
                  <c:v>0</c:v>
                </c:pt>
                <c:pt idx="1">
                  <c:v>13</c:v>
                </c:pt>
                <c:pt idx="2">
                  <c:v>26</c:v>
                </c:pt>
                <c:pt idx="3">
                  <c:v>39</c:v>
                </c:pt>
                <c:pt idx="4">
                  <c:v>52</c:v>
                </c:pt>
              </c:numCache>
            </c:numRef>
          </c:xVal>
          <c:yVal>
            <c:numRef>
              <c:f>'Displacement Results'!$R$134:$R$138</c:f>
              <c:numCache>
                <c:formatCode>0.0000</c:formatCode>
                <c:ptCount val="5"/>
                <c:pt idx="0" formatCode="General">
                  <c:v>0</c:v>
                </c:pt>
                <c:pt idx="1">
                  <c:v>-8.0196000000000003E-2</c:v>
                </c:pt>
                <c:pt idx="2">
                  <c:v>-0.11637</c:v>
                </c:pt>
                <c:pt idx="3">
                  <c:v>-7.5631000000000004E-2</c:v>
                </c:pt>
                <c:pt idx="4" formatCode="General">
                  <c:v>0</c:v>
                </c:pt>
              </c:numCache>
            </c:numRef>
          </c:yVal>
          <c:smooth val="0"/>
        </c:ser>
        <c:dLbls>
          <c:showLegendKey val="0"/>
          <c:showVal val="0"/>
          <c:showCatName val="0"/>
          <c:showSerName val="0"/>
          <c:showPercent val="0"/>
          <c:showBubbleSize val="0"/>
        </c:dLbls>
        <c:axId val="65938176"/>
        <c:axId val="65940096"/>
      </c:scatterChart>
      <c:valAx>
        <c:axId val="65938176"/>
        <c:scaling>
          <c:orientation val="minMax"/>
          <c:max val="52"/>
          <c:min val="0"/>
        </c:scaling>
        <c:delete val="0"/>
        <c:axPos val="b"/>
        <c:title>
          <c:tx>
            <c:rich>
              <a:bodyPr/>
              <a:lstStyle/>
              <a:p>
                <a:pPr>
                  <a:defRPr/>
                </a:pPr>
                <a:r>
                  <a:rPr lang="en-US"/>
                  <a:t>Position [ft]</a:t>
                </a:r>
              </a:p>
            </c:rich>
          </c:tx>
          <c:overlay val="0"/>
        </c:title>
        <c:numFmt formatCode="General" sourceLinked="1"/>
        <c:majorTickMark val="in"/>
        <c:minorTickMark val="none"/>
        <c:tickLblPos val="high"/>
        <c:crossAx val="65940096"/>
        <c:crosses val="autoZero"/>
        <c:crossBetween val="midCat"/>
        <c:majorUnit val="10"/>
      </c:valAx>
      <c:valAx>
        <c:axId val="65940096"/>
        <c:scaling>
          <c:orientation val="minMax"/>
          <c:max val="0"/>
          <c:min val="-0.30000000000000004"/>
        </c:scaling>
        <c:delete val="0"/>
        <c:axPos val="l"/>
        <c:majorGridlines/>
        <c:title>
          <c:tx>
            <c:rich>
              <a:bodyPr rot="-5400000" vert="horz"/>
              <a:lstStyle/>
              <a:p>
                <a:pPr>
                  <a:defRPr/>
                </a:pPr>
                <a:r>
                  <a:rPr lang="en-US"/>
                  <a:t>Displacement</a:t>
                </a:r>
                <a:r>
                  <a:rPr lang="en-US" baseline="0"/>
                  <a:t> [in]</a:t>
                </a:r>
                <a:endParaRPr lang="en-US"/>
              </a:p>
            </c:rich>
          </c:tx>
          <c:layout>
            <c:manualLayout>
              <c:xMode val="edge"/>
              <c:yMode val="edge"/>
              <c:x val="4.2422353455818025E-2"/>
              <c:y val="0.1377613092481087"/>
            </c:manualLayout>
          </c:layout>
          <c:overlay val="0"/>
        </c:title>
        <c:numFmt formatCode="General" sourceLinked="1"/>
        <c:majorTickMark val="out"/>
        <c:minorTickMark val="none"/>
        <c:tickLblPos val="nextTo"/>
        <c:crossAx val="65938176"/>
        <c:crosses val="autoZero"/>
        <c:crossBetween val="midCat"/>
        <c:majorUnit val="0.1"/>
      </c:valAx>
      <c:spPr>
        <a:solidFill>
          <a:srgbClr val="FFFFFF"/>
        </a:solidFill>
      </c:spPr>
    </c:plotArea>
    <c:plotVisOnly val="1"/>
    <c:dispBlanksAs val="gap"/>
    <c:showDLblsOverMax val="0"/>
  </c:chart>
  <c:spPr>
    <a:solidFill>
      <a:srgbClr val="FFFFFF"/>
    </a:solidFill>
  </c:spPr>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162438028579761"/>
          <c:y val="8.4109997613934617E-2"/>
          <c:w val="0.68397747156605426"/>
          <c:h val="0.48356517935258092"/>
        </c:manualLayout>
      </c:layout>
      <c:scatterChart>
        <c:scatterStyle val="lineMarker"/>
        <c:varyColors val="0"/>
        <c:ser>
          <c:idx val="1"/>
          <c:order val="0"/>
          <c:tx>
            <c:strRef>
              <c:f>'Strain Results'!$H$238</c:f>
              <c:strCache>
                <c:ptCount val="1"/>
                <c:pt idx="0">
                  <c:v>Bm1</c:v>
                </c:pt>
              </c:strCache>
            </c:strRef>
          </c:tx>
          <c:xVal>
            <c:numRef>
              <c:f>'Strain Results'!$G$239:$G$243</c:f>
              <c:numCache>
                <c:formatCode>General</c:formatCode>
                <c:ptCount val="5"/>
                <c:pt idx="0">
                  <c:v>0</c:v>
                </c:pt>
                <c:pt idx="1">
                  <c:v>13</c:v>
                </c:pt>
                <c:pt idx="2">
                  <c:v>26</c:v>
                </c:pt>
                <c:pt idx="3">
                  <c:v>39</c:v>
                </c:pt>
                <c:pt idx="4">
                  <c:v>52</c:v>
                </c:pt>
              </c:numCache>
            </c:numRef>
          </c:xVal>
          <c:yVal>
            <c:numRef>
              <c:f>'Strain Results'!$H$239:$H$243</c:f>
              <c:numCache>
                <c:formatCode>0.0000</c:formatCode>
                <c:ptCount val="5"/>
                <c:pt idx="0" formatCode="General">
                  <c:v>0</c:v>
                </c:pt>
                <c:pt idx="1">
                  <c:v>52.703000000000003</c:v>
                </c:pt>
                <c:pt idx="2">
                  <c:v>80.733499999999992</c:v>
                </c:pt>
                <c:pt idx="3">
                  <c:v>58.878999999999998</c:v>
                </c:pt>
                <c:pt idx="4" formatCode="General">
                  <c:v>0</c:v>
                </c:pt>
              </c:numCache>
            </c:numRef>
          </c:yVal>
          <c:smooth val="0"/>
        </c:ser>
        <c:ser>
          <c:idx val="0"/>
          <c:order val="1"/>
          <c:tx>
            <c:strRef>
              <c:f>'Strain Results'!$I$238</c:f>
              <c:strCache>
                <c:ptCount val="1"/>
                <c:pt idx="0">
                  <c:v>Bm2</c:v>
                </c:pt>
              </c:strCache>
            </c:strRef>
          </c:tx>
          <c:xVal>
            <c:numRef>
              <c:f>'Strain Results'!$G$239:$G$243</c:f>
              <c:numCache>
                <c:formatCode>General</c:formatCode>
                <c:ptCount val="5"/>
                <c:pt idx="0">
                  <c:v>0</c:v>
                </c:pt>
                <c:pt idx="1">
                  <c:v>13</c:v>
                </c:pt>
                <c:pt idx="2">
                  <c:v>26</c:v>
                </c:pt>
                <c:pt idx="3">
                  <c:v>39</c:v>
                </c:pt>
                <c:pt idx="4">
                  <c:v>52</c:v>
                </c:pt>
              </c:numCache>
            </c:numRef>
          </c:xVal>
          <c:yVal>
            <c:numRef>
              <c:f>'Strain Results'!$I$239:$I$243</c:f>
              <c:numCache>
                <c:formatCode>0.0000</c:formatCode>
                <c:ptCount val="5"/>
                <c:pt idx="0" formatCode="General">
                  <c:v>0</c:v>
                </c:pt>
                <c:pt idx="1">
                  <c:v>118.95</c:v>
                </c:pt>
                <c:pt idx="2">
                  <c:v>146.86000000000001</c:v>
                </c:pt>
                <c:pt idx="3">
                  <c:v>65.974999999999994</c:v>
                </c:pt>
                <c:pt idx="4" formatCode="General">
                  <c:v>0</c:v>
                </c:pt>
              </c:numCache>
            </c:numRef>
          </c:yVal>
          <c:smooth val="0"/>
        </c:ser>
        <c:ser>
          <c:idx val="4"/>
          <c:order val="2"/>
          <c:tx>
            <c:strRef>
              <c:f>'Strain Results'!$J$238</c:f>
              <c:strCache>
                <c:ptCount val="1"/>
                <c:pt idx="0">
                  <c:v>Bm3</c:v>
                </c:pt>
              </c:strCache>
            </c:strRef>
          </c:tx>
          <c:xVal>
            <c:numRef>
              <c:f>'Strain Results'!$G$239:$G$243</c:f>
              <c:numCache>
                <c:formatCode>General</c:formatCode>
                <c:ptCount val="5"/>
                <c:pt idx="0">
                  <c:v>0</c:v>
                </c:pt>
                <c:pt idx="1">
                  <c:v>13</c:v>
                </c:pt>
                <c:pt idx="2">
                  <c:v>26</c:v>
                </c:pt>
                <c:pt idx="3">
                  <c:v>39</c:v>
                </c:pt>
                <c:pt idx="4">
                  <c:v>52</c:v>
                </c:pt>
              </c:numCache>
            </c:numRef>
          </c:xVal>
          <c:yVal>
            <c:numRef>
              <c:f>'Strain Results'!$J$239:$J$243</c:f>
              <c:numCache>
                <c:formatCode>0.0000</c:formatCode>
                <c:ptCount val="5"/>
                <c:pt idx="0" formatCode="General">
                  <c:v>0</c:v>
                </c:pt>
                <c:pt idx="1">
                  <c:v>153.85</c:v>
                </c:pt>
                <c:pt idx="2">
                  <c:v>194.87</c:v>
                </c:pt>
                <c:pt idx="3">
                  <c:v>117.64</c:v>
                </c:pt>
                <c:pt idx="4" formatCode="General">
                  <c:v>0</c:v>
                </c:pt>
              </c:numCache>
            </c:numRef>
          </c:yVal>
          <c:smooth val="0"/>
        </c:ser>
        <c:ser>
          <c:idx val="3"/>
          <c:order val="3"/>
          <c:tx>
            <c:strRef>
              <c:f>'Strain Results'!$K$238</c:f>
              <c:strCache>
                <c:ptCount val="1"/>
                <c:pt idx="0">
                  <c:v>Bm4</c:v>
                </c:pt>
              </c:strCache>
            </c:strRef>
          </c:tx>
          <c:xVal>
            <c:numRef>
              <c:f>'Strain Results'!$G$239:$G$243</c:f>
              <c:numCache>
                <c:formatCode>General</c:formatCode>
                <c:ptCount val="5"/>
                <c:pt idx="0">
                  <c:v>0</c:v>
                </c:pt>
                <c:pt idx="1">
                  <c:v>13</c:v>
                </c:pt>
                <c:pt idx="2">
                  <c:v>26</c:v>
                </c:pt>
                <c:pt idx="3">
                  <c:v>39</c:v>
                </c:pt>
                <c:pt idx="4">
                  <c:v>52</c:v>
                </c:pt>
              </c:numCache>
            </c:numRef>
          </c:xVal>
          <c:yVal>
            <c:numRef>
              <c:f>'Strain Results'!$K$239:$K$243</c:f>
              <c:numCache>
                <c:formatCode>0.0000</c:formatCode>
                <c:ptCount val="5"/>
                <c:pt idx="0" formatCode="General">
                  <c:v>0</c:v>
                </c:pt>
                <c:pt idx="1">
                  <c:v>116.83</c:v>
                </c:pt>
                <c:pt idx="2">
                  <c:v>166.73000000000002</c:v>
                </c:pt>
                <c:pt idx="3">
                  <c:v>104.37</c:v>
                </c:pt>
                <c:pt idx="4" formatCode="General">
                  <c:v>0</c:v>
                </c:pt>
              </c:numCache>
            </c:numRef>
          </c:yVal>
          <c:smooth val="0"/>
        </c:ser>
        <c:ser>
          <c:idx val="2"/>
          <c:order val="4"/>
          <c:tx>
            <c:strRef>
              <c:f>'Strain Results'!$L$238</c:f>
              <c:strCache>
                <c:ptCount val="1"/>
                <c:pt idx="0">
                  <c:v>Bm5</c:v>
                </c:pt>
              </c:strCache>
            </c:strRef>
          </c:tx>
          <c:xVal>
            <c:numRef>
              <c:f>'Strain Results'!$G$239:$G$243</c:f>
              <c:numCache>
                <c:formatCode>General</c:formatCode>
                <c:ptCount val="5"/>
                <c:pt idx="0">
                  <c:v>0</c:v>
                </c:pt>
                <c:pt idx="1">
                  <c:v>13</c:v>
                </c:pt>
                <c:pt idx="2">
                  <c:v>26</c:v>
                </c:pt>
                <c:pt idx="3">
                  <c:v>39</c:v>
                </c:pt>
                <c:pt idx="4">
                  <c:v>52</c:v>
                </c:pt>
              </c:numCache>
            </c:numRef>
          </c:xVal>
          <c:yVal>
            <c:numRef>
              <c:f>'Strain Results'!$L$239:$L$243</c:f>
              <c:numCache>
                <c:formatCode>0.0000</c:formatCode>
                <c:ptCount val="5"/>
                <c:pt idx="0" formatCode="General">
                  <c:v>0</c:v>
                </c:pt>
                <c:pt idx="1">
                  <c:v>52.628999999999998</c:v>
                </c:pt>
                <c:pt idx="2">
                  <c:v>84.489000000000004</c:v>
                </c:pt>
                <c:pt idx="3">
                  <c:v>39.5771431676974</c:v>
                </c:pt>
                <c:pt idx="4" formatCode="General">
                  <c:v>0</c:v>
                </c:pt>
              </c:numCache>
            </c:numRef>
          </c:yVal>
          <c:smooth val="0"/>
        </c:ser>
        <c:dLbls>
          <c:showLegendKey val="0"/>
          <c:showVal val="0"/>
          <c:showCatName val="0"/>
          <c:showSerName val="0"/>
          <c:showPercent val="0"/>
          <c:showBubbleSize val="0"/>
        </c:dLbls>
        <c:axId val="66001152"/>
        <c:axId val="66032000"/>
      </c:scatterChart>
      <c:valAx>
        <c:axId val="66001152"/>
        <c:scaling>
          <c:orientation val="minMax"/>
          <c:max val="52"/>
          <c:min val="0"/>
        </c:scaling>
        <c:delete val="0"/>
        <c:axPos val="b"/>
        <c:title>
          <c:tx>
            <c:rich>
              <a:bodyPr/>
              <a:lstStyle/>
              <a:p>
                <a:pPr>
                  <a:defRPr/>
                </a:pPr>
                <a:r>
                  <a:rPr lang="en-US"/>
                  <a:t>Position [ft]</a:t>
                </a:r>
              </a:p>
            </c:rich>
          </c:tx>
          <c:overlay val="0"/>
        </c:title>
        <c:numFmt formatCode="General" sourceLinked="1"/>
        <c:majorTickMark val="out"/>
        <c:minorTickMark val="none"/>
        <c:tickLblPos val="nextTo"/>
        <c:crossAx val="66032000"/>
        <c:crosses val="autoZero"/>
        <c:crossBetween val="midCat"/>
        <c:majorUnit val="10"/>
      </c:valAx>
      <c:valAx>
        <c:axId val="66032000"/>
        <c:scaling>
          <c:orientation val="minMax"/>
          <c:max val="200"/>
        </c:scaling>
        <c:delete val="0"/>
        <c:axPos val="l"/>
        <c:majorGridlines/>
        <c:title>
          <c:tx>
            <c:rich>
              <a:bodyPr rot="-5400000" vert="horz"/>
              <a:lstStyle/>
              <a:p>
                <a:pPr>
                  <a:defRPr/>
                </a:pPr>
                <a:r>
                  <a:rPr lang="en-US"/>
                  <a:t>Strain (x10</a:t>
                </a:r>
                <a:r>
                  <a:rPr lang="en-US" baseline="30000"/>
                  <a:t>-6</a:t>
                </a:r>
                <a:r>
                  <a:rPr lang="en-US"/>
                  <a:t>)</a:t>
                </a:r>
              </a:p>
            </c:rich>
          </c:tx>
          <c:layout>
            <c:manualLayout>
              <c:xMode val="edge"/>
              <c:yMode val="edge"/>
              <c:x val="5.0925925925925923E-2"/>
              <c:y val="0.12293650793650794"/>
            </c:manualLayout>
          </c:layout>
          <c:overlay val="0"/>
        </c:title>
        <c:numFmt formatCode="General" sourceLinked="1"/>
        <c:majorTickMark val="out"/>
        <c:minorTickMark val="none"/>
        <c:tickLblPos val="nextTo"/>
        <c:crossAx val="66001152"/>
        <c:crosses val="autoZero"/>
        <c:crossBetween val="midCat"/>
        <c:majorUnit val="50"/>
      </c:valAx>
      <c:spPr>
        <a:solidFill>
          <a:srgbClr val="FFFFFF"/>
        </a:solidFill>
      </c:spPr>
    </c:plotArea>
    <c:legend>
      <c:legendPos val="b"/>
      <c:layout>
        <c:manualLayout>
          <c:xMode val="edge"/>
          <c:yMode val="edge"/>
          <c:x val="0"/>
          <c:y val="0.81173228346456694"/>
          <c:w val="1"/>
          <c:h val="0.1604899387576553"/>
        </c:manualLayout>
      </c:layout>
      <c:overlay val="0"/>
      <c:txPr>
        <a:bodyPr/>
        <a:lstStyle/>
        <a:p>
          <a:pPr>
            <a:defRPr sz="800"/>
          </a:pPr>
          <a:endParaRPr lang="en-US"/>
        </a:p>
      </c:txPr>
    </c:legend>
    <c:plotVisOnly val="1"/>
    <c:dispBlanksAs val="gap"/>
    <c:showDLblsOverMax val="0"/>
  </c:chart>
  <c:spPr>
    <a:solidFill>
      <a:srgbClr val="FFFFFF"/>
    </a:solidFill>
  </c:spPr>
  <c:externalData r:id="rId1">
    <c:autoUpdate val="0"/>
  </c:externalData>
  <c:userShapes r:id="rId2"/>
</c:chartSpace>
</file>

<file path=word/drawings/_rels/drawing1.xml.rels><?xml version="1.0" encoding="UTF-8" standalone="yes"?>
<Relationships xmlns="http://schemas.openxmlformats.org/package/2006/relationships"><Relationship Id="rId1" Type="http://schemas.openxmlformats.org/officeDocument/2006/relationships/image" Target="../media/image10.jpg"/></Relationships>
</file>

<file path=word/drawings/_rels/drawing2.xml.rels><?xml version="1.0" encoding="UTF-8" standalone="yes"?>
<Relationships xmlns="http://schemas.openxmlformats.org/package/2006/relationships"><Relationship Id="rId1" Type="http://schemas.openxmlformats.org/officeDocument/2006/relationships/image" Target="../media/image11.jpg"/></Relationships>
</file>

<file path=word/drawings/drawing1.xml><?xml version="1.0" encoding="utf-8"?>
<c:userShapes xmlns:c="http://schemas.openxmlformats.org/drawingml/2006/chart">
  <cdr:relSizeAnchor xmlns:cdr="http://schemas.openxmlformats.org/drawingml/2006/chartDrawing">
    <cdr:from>
      <cdr:x>0</cdr:x>
      <cdr:y>0</cdr:y>
    </cdr:from>
    <cdr:to>
      <cdr:x>1</cdr:x>
      <cdr:y>0.99765</cdr:y>
    </cdr:to>
    <cdr:pic>
      <cdr:nvPicPr>
        <cdr:cNvPr id="2" name="Picture 1"/>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0" y="0"/>
          <a:ext cx="2743200" cy="1292352"/>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cdr:x>
      <cdr:y>0</cdr:y>
    </cdr:from>
    <cdr:to>
      <cdr:x>1</cdr:x>
      <cdr:y>0.9981</cdr:y>
    </cdr:to>
    <cdr:pic>
      <cdr:nvPicPr>
        <cdr:cNvPr id="2" name="Picture 1"/>
        <cdr:cNvPicPr>
          <a:picLocks xmlns:a="http://schemas.openxmlformats.org/drawingml/2006/main" noChangeAspect="1"/>
        </cdr:cNvPicPr>
      </cdr:nvPicPr>
      <cdr:blipFill>
        <a:blip xmlns:a="http://schemas.openxmlformats.org/drawingml/2006/main" xmlns:r="http://schemas.openxmlformats.org/officeDocument/2006/relationships" r:embed="rId1">
          <a:extLst>
            <a:ext uri="{28A0092B-C50C-407E-A947-70E740481C1C}">
              <a14:useLocalDpi xmlns:a14="http://schemas.microsoft.com/office/drawing/2010/main" val="0"/>
            </a:ext>
          </a:extLst>
        </a:blip>
        <a:stretch xmlns:a="http://schemas.openxmlformats.org/drawingml/2006/main">
          <a:fillRect/>
        </a:stretch>
      </cdr:blipFill>
      <cdr:spPr>
        <a:xfrm xmlns:a="http://schemas.openxmlformats.org/drawingml/2006/main">
          <a:off x="0" y="0"/>
          <a:ext cx="2743200" cy="1597152"/>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AAS11</b:Tag>
    <b:SourceType>Misc</b:SourceType>
    <b:Guid>{DD7D84C0-63F9-48BD-B50A-9B6CE5E95A8D}</b:Guid>
    <b:Author>
      <b:Author>
        <b:Corporate>AASHTO</b:Corporate>
      </b:Author>
    </b:Author>
    <b:Title>The Manual for Bridge Evaluation</b:Title>
    <b:Year>2011</b:Year>
    <b:Publisher>AASHTO, Washington, DC.</b:Publisher>
    <b:Edition>2nd</b:Edition>
    <b:RefOrder>1</b:RefOrder>
  </b:Source>
  <b:Source>
    <b:Tag>Mly11</b:Tag>
    <b:SourceType>Misc</b:SourceType>
    <b:Guid>{64B9DB0D-5F5A-4E72-B1AF-622F00498E71}</b:Guid>
    <b:Title>A Comparison of AASHTO Bridge Load Rating Methods</b:Title>
    <b:Year>2011</b:Year>
    <b:Publisher>Transportation Research Board</b:Publisher>
    <b:Author>
      <b:Author>
        <b:NameList>
          <b:Person>
            <b:Last>Mlynarski</b:Last>
            <b:First>Mark</b:First>
          </b:Person>
          <b:Person>
            <b:Last>Wassef</b:Last>
            <b:First>Wagdy</b:First>
          </b:Person>
          <b:Person>
            <b:Last>Nowak</b:Last>
            <b:First>Andrzej</b:First>
          </b:Person>
        </b:NameList>
      </b:Author>
    </b:Author>
    <b:PublicationTitle>Report 700</b:PublicationTitle>
    <b:RefOrder>7</b:RefOrder>
  </b:Source>
  <b:Source>
    <b:Tag>Ols</b:Tag>
    <b:SourceType>Misc</b:SourceType>
    <b:Guid>{0B376AC6-1ECB-4CD5-AA27-72427342321A}</b:Guid>
    <b:Title>NCHRP Final Report 21-5: Determination of Unknown Subsurface Bridge Foundations</b:Title>
    <b:Publisher>Federal Highway Administration</b:Publisher>
    <b:Author>
      <b:Author>
        <b:NameList>
          <b:Person>
            <b:Last>Olson</b:Last>
            <b:Middle>L.</b:Middle>
            <b:First>D.</b:First>
          </b:Person>
          <b:Person>
            <b:Last>Jalinoos</b:Last>
            <b:First>F.</b:First>
          </b:Person>
          <b:Person>
            <b:Last>Aouad</b:Last>
            <b:Middle>F.</b:Middle>
            <b:First>M.</b:First>
          </b:Person>
        </b:NameList>
      </b:Author>
    </b:Author>
    <b:RefOrder>8</b:RefOrder>
  </b:Source>
  <b:Source>
    <b:Tag>Dou82</b:Tag>
    <b:SourceType>Misc</b:SourceType>
    <b:Guid>{AB0E7725-7B00-44E6-9137-6AF45760B662}</b:Guid>
    <b:Title>Dynamic tests and system identification of bridges</b:Title>
    <b:PublicationTitle>Journal of the Structural Division</b:PublicationTitle>
    <b:Year>1982</b:Year>
    <b:Publisher>American Society of Civil Engineers</b:Publisher>
    <b:Author>
      <b:Author>
        <b:NameList>
          <b:Person>
            <b:Last>Douglas</b:Last>
            <b:Middle>M.</b:Middle>
            <b:First>Bruce</b:First>
          </b:Person>
          <b:Person>
            <b:Last>Reid</b:Last>
            <b:Middle>H.</b:Middle>
            <b:First>Wayne</b:First>
          </b:Person>
        </b:NameList>
      </b:Author>
    </b:Author>
    <b:Volume>108</b:Volume>
    <b:Issue>ST10</b:Issue>
    <b:RefOrder>4</b:RefOrder>
  </b:Source>
  <b:Source>
    <b:Tag>Gob91</b:Tag>
    <b:SourceType>Misc</b:SourceType>
    <b:Guid>{9602E50C-8B48-45DE-B42A-0466E9528E57}</b:Guid>
    <b:Title>Load prediction and structural response</b:Title>
    <b:PublicationTitle>Report to FHWA by Department of Civil and Architectural Engineering, University of Colorado</b:PublicationTitle>
    <b:Year>1991</b:Year>
    <b:Author>
      <b:Author>
        <b:NameList>
          <b:Person>
            <b:Last>Goble</b:Last>
            <b:First>G.</b:First>
          </b:Person>
          <b:Person>
            <b:Last>Schulz</b:Last>
            <b:First>J.</b:First>
          </b:Person>
          <b:Person>
            <b:Last>Commander</b:Last>
            <b:First>B.</b:First>
          </b:Person>
        </b:NameList>
      </b:Author>
    </b:Author>
    <b:City>Boulder</b:City>
    <b:StateProvince>Colorado</b:StateProvince>
    <b:RefOrder>5</b:RefOrder>
  </b:Source>
  <b:Source>
    <b:Tag>Çat13</b:Tag>
    <b:SourceType>Misc</b:SourceType>
    <b:Guid>{48ADE084-0C96-48EA-B0B0-69D432CE50DD}</b:Guid>
    <b:Title>Structural Identification of Constructed Systems</b:Title>
    <b:PublicationTitle>Reston (VI): American Society of Civil Engineers</b:PublicationTitle>
    <b:Year>2013</b:Year>
    <b:Author>
      <b:Author>
        <b:NameList>
          <b:Person>
            <b:Last>Çatbaş</b:Last>
            <b:Middle>F.</b:Middle>
            <b:First>Necati</b:First>
          </b:Person>
          <b:Person>
            <b:Last>Kijewski-Correa</b:Last>
            <b:First>Tracy</b:First>
          </b:Person>
          <b:Person>
            <b:Last>Aktan</b:Last>
            <b:Middle>Emin</b:Middle>
            <b:First>A.</b:First>
          </b:Person>
        </b:NameList>
      </b:Author>
    </b:Author>
    <b:RefOrder>6</b:RefOrder>
  </b:Source>
  <b:Source>
    <b:Tag>Geo</b:Tag>
    <b:SourceType>Misc</b:SourceType>
    <b:Guid>{94148D5F-9C25-468F-9E23-BAB8FEC692B1}</b:Guid>
    <b:Title>State Bridge Load Posting Processes and Practices</b:Title>
    <b:Author>
      <b:Author>
        <b:NameList>
          <b:Person>
            <b:Last>Hearn</b:Last>
            <b:First>George</b:First>
          </b:Person>
        </b:NameList>
      </b:Author>
    </b:Author>
    <b:Year>2014</b:Year>
    <b:Publisher>Transportation Research Board</b:Publisher>
    <b:PublicationTitle>Synthesis 453</b:PublicationTitle>
    <b:RefOrder>3</b:RefOrder>
  </b:Source>
  <b:Source>
    <b:Tag>Tur00</b:Tag>
    <b:SourceType>Misc</b:SourceType>
    <b:Guid>{AA2FCD90-C099-4AF1-BCCC-471E4C8DF812}</b:Guid>
    <b:Title>Condition Evaluation and Load Rating of Steel Stringer Highway Bridges Using Field Calibrated 2d-Grid and 3D-FE Models</b:Title>
    <b:PublicationTitle>Dissertation for Doctorate of Philosophy in the Department of Civil and Environmental Engineering of the College of Engineering</b:PublicationTitle>
    <b:Year>2000</b:Year>
    <b:Publisher>University of Cincinnati</b:Publisher>
    <b:Author>
      <b:Author>
        <b:NameList>
          <b:Person>
            <b:Last>Turer</b:Last>
            <b:First>A.</b:First>
          </b:Person>
        </b:NameList>
      </b:Author>
    </b:Author>
    <b:RefOrder>9</b:RefOrder>
  </b:Source>
  <b:Source xmlns:b="http://schemas.openxmlformats.org/officeDocument/2006/bibliography">
    <b:Tag>FHW14</b:Tag>
    <b:SourceType>InternetSite</b:SourceType>
    <b:Guid>{E9B556A9-76E0-4EAB-8533-04079E24C130}</b:Guid>
    <b:Title>Bridges by Posting Status (2014)</b:Title>
    <b:Year>2014</b:Year>
    <b:Month>12</b:Month>
    <b:Day>31</b:Day>
    <b:Author>
      <b:Author>
        <b:Corporate>FHWA, U.S., Department of Transportation</b:Corporate>
      </b:Author>
    </b:Author>
    <b:URL>http://www.fhwa.dot.gov/bridge/nbi/no10/posting14.cfm</b:URL>
    <b:RefOrder>2</b:RefOrder>
  </b:Source>
</b:Sources>
</file>

<file path=customXml/itemProps1.xml><?xml version="1.0" encoding="utf-8"?>
<ds:datastoreItem xmlns:ds="http://schemas.openxmlformats.org/officeDocument/2006/customXml" ds:itemID="{FDCA0CB2-571F-49D3-BE6F-4FA34DA3B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1643</TotalTime>
  <Pages>10</Pages>
  <Words>3993</Words>
  <Characters>22766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26706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9</cp:revision>
  <cp:lastPrinted>2015-02-13T18:15:00Z</cp:lastPrinted>
  <dcterms:created xsi:type="dcterms:W3CDTF">2015-05-26T18:58:00Z</dcterms:created>
  <dcterms:modified xsi:type="dcterms:W3CDTF">2015-06-09T18:46:00Z</dcterms:modified>
</cp:coreProperties>
</file>